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1116" w:rsidRDefault="00A87AF9" w:rsidP="00C51116">
      <w:pPr>
        <w:pStyle w:val="Title"/>
      </w:pPr>
      <w:r w:rsidRPr="00A87AF9">
        <w:rPr>
          <w:sz w:val="48"/>
          <w:szCs w:val="48"/>
        </w:rPr>
        <w:t>MOTECH-</w:t>
      </w:r>
      <w:proofErr w:type="spellStart"/>
      <w:r w:rsidRPr="00A87AF9">
        <w:rPr>
          <w:sz w:val="48"/>
          <w:szCs w:val="48"/>
        </w:rPr>
        <w:t>OpenXC</w:t>
      </w:r>
      <w:proofErr w:type="spellEnd"/>
      <w:r w:rsidRPr="00A87AF9">
        <w:rPr>
          <w:sz w:val="48"/>
          <w:szCs w:val="48"/>
        </w:rPr>
        <w:t xml:space="preserve"> Integration </w:t>
      </w:r>
      <w:r w:rsidR="00C51116">
        <w:rPr>
          <w:sz w:val="48"/>
          <w:szCs w:val="48"/>
        </w:rPr>
        <w:t>-</w:t>
      </w:r>
      <w:r w:rsidR="00C51116" w:rsidRPr="00010318">
        <w:rPr>
          <w:sz w:val="48"/>
          <w:szCs w:val="48"/>
        </w:rPr>
        <w:t xml:space="preserve"> Developer Reference </w:t>
      </w:r>
    </w:p>
    <w:p w:rsidR="00B673FA" w:rsidRPr="00F7555E" w:rsidRDefault="00B673FA" w:rsidP="00B673FA">
      <w:pPr>
        <w:pStyle w:val="Heading1"/>
        <w:numPr>
          <w:ilvl w:val="0"/>
          <w:numId w:val="2"/>
        </w:numPr>
        <w:spacing w:after="240" w:line="276" w:lineRule="auto"/>
        <w:jc w:val="both"/>
      </w:pPr>
      <w:r w:rsidRPr="00F7555E">
        <w:t>Architecture</w:t>
      </w:r>
      <w:r>
        <w:t xml:space="preserve"> Overview</w:t>
      </w:r>
    </w:p>
    <w:p w:rsidR="00B673FA" w:rsidRDefault="00B673FA" w:rsidP="00B673FA">
      <w:pPr>
        <w:jc w:val="both"/>
      </w:pPr>
      <w:r w:rsidRPr="00FE0D58">
        <w:t>A pictorial diagram on overview of integration solution –</w:t>
      </w:r>
      <w:del w:id="0" w:author="Gousia Lucy" w:date="2014-09-30T10:52:00Z">
        <w:r w:rsidRPr="00FE0D58" w:rsidDel="000D6844">
          <w:delText xml:space="preserve"> </w:delText>
        </w:r>
      </w:del>
    </w:p>
    <w:p w:rsidR="00B673FA" w:rsidRDefault="00BF72C8" w:rsidP="00B673FA">
      <w:pPr>
        <w:jc w:val="both"/>
      </w:pPr>
      <w:r>
        <w:rPr>
          <w:noProof/>
          <w:lang w:val="en-IN" w:eastAsia="en-IN"/>
        </w:rPr>
        <w:drawing>
          <wp:inline distT="0" distB="0" distL="0" distR="0">
            <wp:extent cx="5935980" cy="3528060"/>
            <wp:effectExtent l="0" t="0" r="762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B673FA" w:rsidRDefault="00B673FA" w:rsidP="00B673FA">
      <w:pPr>
        <w:rPr>
          <w:b/>
        </w:rPr>
      </w:pPr>
      <w:r>
        <w:rPr>
          <w:b/>
        </w:rPr>
        <w:t>H</w:t>
      </w:r>
      <w:r w:rsidRPr="00B96A99">
        <w:rPr>
          <w:b/>
        </w:rPr>
        <w:t>ighlights on above arch</w:t>
      </w:r>
      <w:r w:rsidRPr="00633614">
        <w:rPr>
          <w:b/>
        </w:rPr>
        <w:t>itectu</w:t>
      </w:r>
      <w:r w:rsidRPr="00B96A99">
        <w:rPr>
          <w:b/>
        </w:rPr>
        <w:t>re</w:t>
      </w:r>
    </w:p>
    <w:p w:rsidR="00B673FA" w:rsidRPr="00B670F5" w:rsidRDefault="00B673FA" w:rsidP="00B673FA">
      <w:r>
        <w:t xml:space="preserve">Above diagram shows two separate new modules of </w:t>
      </w:r>
      <w:proofErr w:type="spellStart"/>
      <w:r>
        <w:t>MoTech</w:t>
      </w:r>
      <w:proofErr w:type="spellEnd"/>
      <w:r w:rsidR="002B1258">
        <w:t xml:space="preserve"> as</w:t>
      </w:r>
      <w:r>
        <w:t xml:space="preserve"> </w:t>
      </w:r>
      <w:proofErr w:type="spellStart"/>
      <w:r w:rsidR="00977660">
        <w:rPr>
          <w:b/>
        </w:rPr>
        <w:t>mH</w:t>
      </w:r>
      <w:r w:rsidRPr="00B670F5">
        <w:rPr>
          <w:b/>
        </w:rPr>
        <w:t>ealthDataInterface</w:t>
      </w:r>
      <w:proofErr w:type="spellEnd"/>
      <w:r>
        <w:rPr>
          <w:b/>
        </w:rPr>
        <w:t xml:space="preserve"> </w:t>
      </w:r>
      <w:r w:rsidRPr="00FE717E">
        <w:t>and</w:t>
      </w:r>
      <w:r>
        <w:rPr>
          <w:b/>
        </w:rPr>
        <w:t xml:space="preserve"> </w:t>
      </w:r>
      <w:proofErr w:type="spellStart"/>
      <w:r w:rsidRPr="00FE717E">
        <w:rPr>
          <w:b/>
        </w:rPr>
        <w:t>OpenXC</w:t>
      </w:r>
      <w:r>
        <w:rPr>
          <w:b/>
        </w:rPr>
        <w:t>Data</w:t>
      </w:r>
      <w:r w:rsidRPr="00FE717E">
        <w:rPr>
          <w:b/>
        </w:rPr>
        <w:t>Interface</w:t>
      </w:r>
      <w:proofErr w:type="spellEnd"/>
      <w:r>
        <w:t>.</w:t>
      </w:r>
    </w:p>
    <w:p w:rsidR="00B673FA" w:rsidRPr="009A06D6" w:rsidRDefault="00B673FA" w:rsidP="00B673FA">
      <w:r>
        <w:t xml:space="preserve">While travelling in </w:t>
      </w:r>
      <w:r w:rsidR="00B12055">
        <w:t xml:space="preserve">a </w:t>
      </w:r>
      <w:r>
        <w:t xml:space="preserve">vehicle, the Health workers will carry a mobile device on which a custom application will remain installed. This custom application will use the APIs exposed from both of our new modules </w:t>
      </w:r>
      <w:proofErr w:type="spellStart"/>
      <w:r w:rsidRPr="008B6E45">
        <w:t>mhealthDataInterface</w:t>
      </w:r>
      <w:proofErr w:type="spellEnd"/>
      <w:r>
        <w:t xml:space="preserve"> </w:t>
      </w:r>
      <w:r w:rsidRPr="00FE717E">
        <w:t>and</w:t>
      </w:r>
      <w:r>
        <w:rPr>
          <w:b/>
        </w:rPr>
        <w:t xml:space="preserve"> </w:t>
      </w:r>
      <w:proofErr w:type="spellStart"/>
      <w:r w:rsidRPr="00FE717E">
        <w:t>OpenXC</w:t>
      </w:r>
      <w:r w:rsidR="00DA3AC6">
        <w:t>Data</w:t>
      </w:r>
      <w:r w:rsidRPr="00FE717E">
        <w:t>Interface</w:t>
      </w:r>
      <w:proofErr w:type="spellEnd"/>
      <w:r>
        <w:t xml:space="preserve"> and will provide some valuable information to the Health Workers.</w:t>
      </w:r>
    </w:p>
    <w:p w:rsidR="00422DEE" w:rsidRPr="002D0737" w:rsidRDefault="00422DEE" w:rsidP="00422DEE">
      <w:pPr>
        <w:pStyle w:val="ListParagraph"/>
        <w:numPr>
          <w:ilvl w:val="0"/>
          <w:numId w:val="1"/>
        </w:numPr>
        <w:spacing w:before="120" w:after="0" w:line="276" w:lineRule="auto"/>
        <w:contextualSpacing w:val="0"/>
        <w:rPr>
          <w:rFonts w:asciiTheme="minorHAnsi" w:eastAsiaTheme="minorEastAsia" w:hAnsiTheme="minorHAnsi" w:cstheme="minorBidi"/>
        </w:rPr>
      </w:pPr>
      <w:r>
        <w:t>T</w:t>
      </w:r>
      <w:r w:rsidRPr="009A06D6">
        <w:t xml:space="preserve">he </w:t>
      </w:r>
      <w:r>
        <w:t xml:space="preserve">custom </w:t>
      </w:r>
      <w:r w:rsidRPr="009A06D6">
        <w:t>App that runs on</w:t>
      </w:r>
      <w:r>
        <w:t xml:space="preserve"> any</w:t>
      </w:r>
      <w:r w:rsidRPr="009A06D6">
        <w:t xml:space="preserve"> Health </w:t>
      </w:r>
      <w:r>
        <w:t>W</w:t>
      </w:r>
      <w:r w:rsidRPr="009A06D6">
        <w:t>orke</w:t>
      </w:r>
      <w:r>
        <w:t>r’s</w:t>
      </w:r>
      <w:r w:rsidRPr="009A06D6">
        <w:t xml:space="preserve"> </w:t>
      </w:r>
      <w:r w:rsidR="00B12055">
        <w:t xml:space="preserve">Android </w:t>
      </w:r>
      <w:r>
        <w:t>mobile device, can</w:t>
      </w:r>
      <w:r w:rsidRPr="009A06D6">
        <w:t xml:space="preserve"> </w:t>
      </w:r>
      <w:r>
        <w:t>again provide</w:t>
      </w:r>
      <w:r w:rsidRPr="009A06D6">
        <w:t xml:space="preserve"> </w:t>
      </w:r>
      <w:r>
        <w:t xml:space="preserve">some new features like </w:t>
      </w:r>
      <w:r w:rsidRPr="009A06D6">
        <w:t>patient</w:t>
      </w:r>
      <w:r>
        <w:t>/health worker</w:t>
      </w:r>
      <w:r w:rsidRPr="009A06D6">
        <w:t xml:space="preserve"> registration and </w:t>
      </w:r>
      <w:r>
        <w:t>many more</w:t>
      </w:r>
      <w:r w:rsidRPr="009A06D6">
        <w:t xml:space="preserve">. </w:t>
      </w:r>
    </w:p>
    <w:p w:rsidR="00422DEE" w:rsidRPr="004352B3" w:rsidRDefault="00422DEE" w:rsidP="00422DEE">
      <w:pPr>
        <w:pStyle w:val="ListParagraph"/>
        <w:numPr>
          <w:ilvl w:val="0"/>
          <w:numId w:val="1"/>
        </w:numPr>
        <w:spacing w:before="120" w:after="0" w:line="276" w:lineRule="auto"/>
        <w:contextualSpacing w:val="0"/>
        <w:rPr>
          <w:rFonts w:asciiTheme="minorHAnsi" w:eastAsiaTheme="minorEastAsia" w:hAnsiTheme="minorHAnsi" w:cstheme="minorBidi"/>
        </w:rPr>
      </w:pPr>
      <w:r>
        <w:t>T</w:t>
      </w:r>
      <w:r w:rsidRPr="009A06D6">
        <w:t xml:space="preserve">he </w:t>
      </w:r>
      <w:r>
        <w:t xml:space="preserve">custom </w:t>
      </w:r>
      <w:r w:rsidRPr="009A06D6">
        <w:t>App</w:t>
      </w:r>
      <w:r w:rsidRPr="004352B3">
        <w:rPr>
          <w:rFonts w:asciiTheme="minorHAnsi" w:eastAsiaTheme="minorEastAsia" w:hAnsiTheme="minorHAnsi" w:cstheme="minorBidi"/>
        </w:rPr>
        <w:t xml:space="preserve"> can use the </w:t>
      </w:r>
      <w:proofErr w:type="spellStart"/>
      <w:r w:rsidR="00977660">
        <w:t>mH</w:t>
      </w:r>
      <w:r w:rsidRPr="008B6E45">
        <w:t>ealthDataInterface</w:t>
      </w:r>
      <w:proofErr w:type="spellEnd"/>
      <w:r w:rsidRPr="004352B3">
        <w:rPr>
          <w:rFonts w:asciiTheme="minorHAnsi" w:eastAsiaTheme="minorEastAsia" w:hAnsiTheme="minorHAnsi" w:cstheme="minorBidi"/>
        </w:rPr>
        <w:t xml:space="preserve"> services for fetching </w:t>
      </w:r>
      <w:r w:rsidR="00977660">
        <w:rPr>
          <w:rFonts w:asciiTheme="minorHAnsi" w:eastAsiaTheme="minorEastAsia" w:hAnsiTheme="minorHAnsi" w:cstheme="minorBidi"/>
        </w:rPr>
        <w:t>patient</w:t>
      </w:r>
      <w:r w:rsidRPr="004352B3">
        <w:rPr>
          <w:rFonts w:asciiTheme="minorHAnsi" w:eastAsiaTheme="minorEastAsia" w:hAnsiTheme="minorHAnsi" w:cstheme="minorBidi"/>
        </w:rPr>
        <w:t xml:space="preserve"> details, health worker details,</w:t>
      </w:r>
      <w:r>
        <w:rPr>
          <w:rFonts w:asciiTheme="minorHAnsi" w:eastAsiaTheme="minorEastAsia" w:hAnsiTheme="minorHAnsi" w:cstheme="minorBidi"/>
        </w:rPr>
        <w:t xml:space="preserve"> </w:t>
      </w:r>
      <w:r w:rsidR="00B12055">
        <w:rPr>
          <w:rFonts w:asciiTheme="minorHAnsi" w:eastAsiaTheme="minorEastAsia" w:hAnsiTheme="minorHAnsi" w:cstheme="minorBidi"/>
        </w:rPr>
        <w:t>Patient visit</w:t>
      </w:r>
      <w:r w:rsidRPr="004352B3">
        <w:rPr>
          <w:rFonts w:asciiTheme="minorHAnsi" w:eastAsiaTheme="minorEastAsia" w:hAnsiTheme="minorHAnsi" w:cstheme="minorBidi"/>
        </w:rPr>
        <w:t xml:space="preserve"> details and much other useful information.</w:t>
      </w:r>
    </w:p>
    <w:p w:rsidR="00422DEE" w:rsidRDefault="00422DEE" w:rsidP="00422DEE">
      <w:pPr>
        <w:pStyle w:val="ListParagraph"/>
        <w:numPr>
          <w:ilvl w:val="0"/>
          <w:numId w:val="1"/>
        </w:numPr>
        <w:spacing w:before="120" w:after="0" w:line="276" w:lineRule="auto"/>
        <w:contextualSpacing w:val="0"/>
      </w:pPr>
      <w:proofErr w:type="spellStart"/>
      <w:r w:rsidRPr="00FE717E">
        <w:lastRenderedPageBreak/>
        <w:t>OpenXC</w:t>
      </w:r>
      <w:r>
        <w:t>Data</w:t>
      </w:r>
      <w:r w:rsidRPr="00FE717E">
        <w:t>Interface</w:t>
      </w:r>
      <w:proofErr w:type="spellEnd"/>
      <w:r>
        <w:t xml:space="preserve"> module will use </w:t>
      </w:r>
      <w:r w:rsidRPr="009A06D6">
        <w:t xml:space="preserve">Vehicle Data stream as received </w:t>
      </w:r>
      <w:r>
        <w:t>from</w:t>
      </w:r>
      <w:r w:rsidRPr="009A06D6">
        <w:t xml:space="preserve"> </w:t>
      </w:r>
      <w:proofErr w:type="spellStart"/>
      <w:r w:rsidRPr="009A06D6">
        <w:t>OpenXC</w:t>
      </w:r>
      <w:proofErr w:type="spellEnd"/>
      <w:r w:rsidRPr="009A06D6">
        <w:t xml:space="preserve"> </w:t>
      </w:r>
      <w:r>
        <w:t>device</w:t>
      </w:r>
      <w:r w:rsidRPr="009A06D6">
        <w:t xml:space="preserve"> via OBD2 port VI</w:t>
      </w:r>
      <w:r>
        <w:t xml:space="preserve"> present in the vehicles</w:t>
      </w:r>
      <w:r w:rsidRPr="009A06D6">
        <w:t xml:space="preserve">, </w:t>
      </w:r>
      <w:r>
        <w:t xml:space="preserve">and </w:t>
      </w:r>
      <w:r w:rsidRPr="009A06D6">
        <w:t xml:space="preserve">will upload </w:t>
      </w:r>
      <w:r>
        <w:t xml:space="preserve">the same </w:t>
      </w:r>
      <w:r w:rsidRPr="009A06D6">
        <w:t xml:space="preserve">to </w:t>
      </w:r>
      <w:proofErr w:type="spellStart"/>
      <w:r>
        <w:t>MoTech</w:t>
      </w:r>
      <w:proofErr w:type="spellEnd"/>
      <w:r>
        <w:t xml:space="preserve"> database</w:t>
      </w:r>
      <w:r w:rsidRPr="009A06D6">
        <w:t xml:space="preserve"> </w:t>
      </w:r>
      <w:r>
        <w:t>through</w:t>
      </w:r>
      <w:r w:rsidRPr="009A06D6">
        <w:t xml:space="preserve"> </w:t>
      </w:r>
      <w:r>
        <w:t xml:space="preserve">the </w:t>
      </w:r>
      <w:r w:rsidRPr="009A06D6">
        <w:t xml:space="preserve">provided </w:t>
      </w:r>
      <w:r>
        <w:t>APIs</w:t>
      </w:r>
      <w:r w:rsidRPr="009A06D6">
        <w:t>.</w:t>
      </w:r>
    </w:p>
    <w:p w:rsidR="00422DEE" w:rsidRPr="00F00E05" w:rsidRDefault="00422DEE" w:rsidP="00422DEE">
      <w:pPr>
        <w:pStyle w:val="ListParagraph"/>
        <w:numPr>
          <w:ilvl w:val="0"/>
          <w:numId w:val="1"/>
        </w:numPr>
        <w:spacing w:before="120" w:after="0" w:line="276" w:lineRule="auto"/>
        <w:contextualSpacing w:val="0"/>
      </w:pPr>
      <w:r>
        <w:rPr>
          <w:rFonts w:asciiTheme="minorHAnsi" w:eastAsiaTheme="minorEastAsia" w:hAnsiTheme="minorHAnsi" w:cstheme="minorBidi"/>
        </w:rPr>
        <w:t xml:space="preserve">Using </w:t>
      </w:r>
      <w:proofErr w:type="spellStart"/>
      <w:r w:rsidRPr="00FE717E">
        <w:t>OpenXC</w:t>
      </w:r>
      <w:r>
        <w:t>Data</w:t>
      </w:r>
      <w:r w:rsidRPr="00FE717E">
        <w:t>Interface</w:t>
      </w:r>
      <w:proofErr w:type="spellEnd"/>
      <w:r>
        <w:rPr>
          <w:rFonts w:asciiTheme="minorHAnsi" w:eastAsiaTheme="minorEastAsia" w:hAnsiTheme="minorHAnsi" w:cstheme="minorBidi"/>
        </w:rPr>
        <w:t xml:space="preserve"> services, </w:t>
      </w:r>
      <w:r>
        <w:t>t</w:t>
      </w:r>
      <w:r w:rsidRPr="009A06D6">
        <w:t xml:space="preserve">he </w:t>
      </w:r>
      <w:r>
        <w:t xml:space="preserve">custom </w:t>
      </w:r>
      <w:r w:rsidRPr="009A06D6">
        <w:t>App</w:t>
      </w:r>
      <w:r>
        <w:rPr>
          <w:rFonts w:asciiTheme="minorHAnsi" w:eastAsiaTheme="minorEastAsia" w:hAnsiTheme="minorHAnsi" w:cstheme="minorBidi"/>
        </w:rPr>
        <w:t xml:space="preserve"> can also fetch data like vehicle details, current location details, or the route details of a particular vehicle.</w:t>
      </w:r>
    </w:p>
    <w:p w:rsidR="00B673FA" w:rsidRPr="00CB4CEE" w:rsidRDefault="00422DEE" w:rsidP="00B673FA">
      <w:pPr>
        <w:pStyle w:val="ListParagraph"/>
        <w:numPr>
          <w:ilvl w:val="0"/>
          <w:numId w:val="1"/>
        </w:numPr>
        <w:spacing w:before="120" w:after="0" w:line="276" w:lineRule="auto"/>
        <w:contextualSpacing w:val="0"/>
        <w:rPr>
          <w:b/>
        </w:rPr>
      </w:pPr>
      <w:r>
        <w:t xml:space="preserve">One </w:t>
      </w:r>
      <w:r w:rsidRPr="009A06D6">
        <w:t xml:space="preserve">could use both the web services </w:t>
      </w:r>
      <w:r>
        <w:t>APIs</w:t>
      </w:r>
      <w:r w:rsidRPr="009A06D6">
        <w:t xml:space="preserve"> (from </w:t>
      </w:r>
      <w:proofErr w:type="spellStart"/>
      <w:r w:rsidR="00432FC7" w:rsidRPr="00FE717E">
        <w:t>OpenXC</w:t>
      </w:r>
      <w:r w:rsidR="00432FC7">
        <w:t>Data</w:t>
      </w:r>
      <w:r w:rsidR="00432FC7" w:rsidRPr="00FE717E">
        <w:t>Interface</w:t>
      </w:r>
      <w:proofErr w:type="spellEnd"/>
      <w:r w:rsidR="00432FC7" w:rsidRPr="00CB4CEE">
        <w:rPr>
          <w:rFonts w:asciiTheme="minorHAnsi" w:eastAsiaTheme="minorEastAsia" w:hAnsiTheme="minorHAnsi" w:cstheme="minorBidi"/>
        </w:rPr>
        <w:t xml:space="preserve"> </w:t>
      </w:r>
      <w:r w:rsidRPr="009A06D6">
        <w:t xml:space="preserve">as well as from </w:t>
      </w:r>
      <w:proofErr w:type="spellStart"/>
      <w:r w:rsidRPr="008B6E45">
        <w:t>mhealthDataInterface</w:t>
      </w:r>
      <w:proofErr w:type="spellEnd"/>
      <w:r w:rsidRPr="009A06D6">
        <w:t>) for leveraging vehicle data</w:t>
      </w:r>
      <w:r>
        <w:t>,</w:t>
      </w:r>
      <w:r w:rsidRPr="009A06D6">
        <w:t xml:space="preserve"> Patient’s data</w:t>
      </w:r>
      <w:r>
        <w:t>, and Health Workers’ data</w:t>
      </w:r>
      <w:r w:rsidRPr="009A06D6">
        <w:t xml:space="preserve"> – AND write innovative </w:t>
      </w:r>
      <w:r>
        <w:t>APIs</w:t>
      </w:r>
      <w:r w:rsidRPr="009A06D6">
        <w:t>.</w:t>
      </w:r>
    </w:p>
    <w:p w:rsidR="00FF2047" w:rsidRPr="00E457D5" w:rsidRDefault="00FF2047" w:rsidP="00FF2047">
      <w:pPr>
        <w:spacing w:before="120" w:after="0"/>
        <w:rPr>
          <w:b/>
          <w:i/>
        </w:rPr>
      </w:pPr>
      <w:r w:rsidRPr="00E457D5">
        <w:t xml:space="preserve">For doing </w:t>
      </w:r>
      <w:r>
        <w:t>setup of MOTECH platform, please</w:t>
      </w:r>
      <w:r w:rsidRPr="00E457D5">
        <w:t xml:space="preserve"> refer the doc</w:t>
      </w:r>
      <w:r>
        <w:t>ument</w:t>
      </w:r>
      <w:r w:rsidRPr="00E457D5">
        <w:t xml:space="preserve"> </w:t>
      </w:r>
      <w:r>
        <w:t>–</w:t>
      </w:r>
      <w:r w:rsidRPr="00E457D5">
        <w:t xml:space="preserve"> </w:t>
      </w:r>
      <w:r>
        <w:rPr>
          <w:b/>
          <w:i/>
        </w:rPr>
        <w:t>‘</w:t>
      </w:r>
      <w:proofErr w:type="spellStart"/>
      <w:r w:rsidRPr="00E457D5">
        <w:rPr>
          <w:b/>
          <w:i/>
        </w:rPr>
        <w:t>mHealth</w:t>
      </w:r>
      <w:proofErr w:type="spellEnd"/>
      <w:r w:rsidRPr="00E457D5">
        <w:rPr>
          <w:b/>
          <w:i/>
        </w:rPr>
        <w:t xml:space="preserve"> </w:t>
      </w:r>
      <w:r>
        <w:rPr>
          <w:b/>
          <w:i/>
        </w:rPr>
        <w:t>–</w:t>
      </w:r>
      <w:r w:rsidRPr="00E457D5">
        <w:rPr>
          <w:b/>
          <w:i/>
        </w:rPr>
        <w:t xml:space="preserve"> </w:t>
      </w:r>
      <w:r>
        <w:rPr>
          <w:b/>
          <w:i/>
        </w:rPr>
        <w:t>MOTECH-Setup</w:t>
      </w:r>
      <w:r w:rsidRPr="00E457D5">
        <w:rPr>
          <w:b/>
          <w:i/>
        </w:rPr>
        <w:t>.docx’</w:t>
      </w:r>
    </w:p>
    <w:p w:rsidR="004A157A" w:rsidRDefault="004A157A" w:rsidP="004A157A">
      <w:pPr>
        <w:pStyle w:val="Heading1"/>
        <w:numPr>
          <w:ilvl w:val="0"/>
          <w:numId w:val="2"/>
        </w:numPr>
        <w:spacing w:line="276" w:lineRule="auto"/>
      </w:pPr>
      <w:r>
        <w:t>Custom Module (‘</w:t>
      </w:r>
      <w:proofErr w:type="spellStart"/>
      <w:r>
        <w:t>OpenXCDataInterface</w:t>
      </w:r>
      <w:proofErr w:type="spellEnd"/>
      <w:r>
        <w:t>’) on MOTECH</w:t>
      </w:r>
    </w:p>
    <w:p w:rsidR="001A2F1C" w:rsidRDefault="001A2F1C" w:rsidP="001A2F1C"/>
    <w:p w:rsidR="001A2F1C" w:rsidRDefault="001A2F1C" w:rsidP="001A2F1C">
      <w:r>
        <w:t xml:space="preserve">To expose custom APIs that will provide all vehicle data, a custom module named </w:t>
      </w:r>
      <w:proofErr w:type="spellStart"/>
      <w:r w:rsidRPr="001A2F1C">
        <w:rPr>
          <w:b/>
        </w:rPr>
        <w:t>OpenXCDataInterface</w:t>
      </w:r>
      <w:proofErr w:type="spellEnd"/>
      <w:r>
        <w:rPr>
          <w:b/>
        </w:rPr>
        <w:t xml:space="preserve"> </w:t>
      </w:r>
      <w:r>
        <w:t xml:space="preserve">needs to be created. This module has to be added to the MOTECH, above the core platform along with other custom modules, to make APIs available. </w:t>
      </w:r>
    </w:p>
    <w:p w:rsidR="001A2F1C" w:rsidRPr="00EB1313" w:rsidRDefault="001A2F1C" w:rsidP="001A2F1C">
      <w:pPr>
        <w:pStyle w:val="ListParagraph"/>
        <w:spacing w:after="200" w:line="276" w:lineRule="auto"/>
        <w:ind w:left="0"/>
        <w:rPr>
          <w:b/>
          <w:u w:val="single"/>
        </w:rPr>
      </w:pPr>
      <w:r w:rsidRPr="00EB1313">
        <w:rPr>
          <w:b/>
          <w:u w:val="single"/>
        </w:rPr>
        <w:t xml:space="preserve">Purpose of </w:t>
      </w:r>
      <w:proofErr w:type="spellStart"/>
      <w:r w:rsidR="00F50CC3">
        <w:rPr>
          <w:b/>
          <w:u w:val="single"/>
        </w:rPr>
        <w:t>OpenXC</w:t>
      </w:r>
      <w:r w:rsidRPr="00EB1313">
        <w:rPr>
          <w:b/>
          <w:u w:val="single"/>
        </w:rPr>
        <w:t>DataInterface</w:t>
      </w:r>
      <w:proofErr w:type="spellEnd"/>
      <w:r w:rsidRPr="00EB1313">
        <w:rPr>
          <w:b/>
          <w:u w:val="single"/>
        </w:rPr>
        <w:t xml:space="preserve"> Module: </w:t>
      </w:r>
    </w:p>
    <w:p w:rsidR="001A2F1C" w:rsidRDefault="001A2F1C" w:rsidP="001A2F1C">
      <w:pPr>
        <w:pStyle w:val="ListParagraph"/>
        <w:spacing w:after="200" w:line="276" w:lineRule="auto"/>
        <w:ind w:left="0"/>
        <w:rPr>
          <w:b/>
        </w:rPr>
      </w:pPr>
    </w:p>
    <w:p w:rsidR="001A2F1C" w:rsidRDefault="007A76C0" w:rsidP="001A2F1C">
      <w:pPr>
        <w:pStyle w:val="ListParagraph"/>
        <w:spacing w:after="200" w:line="276" w:lineRule="auto"/>
        <w:ind w:left="0"/>
        <w:rPr>
          <w:b/>
        </w:rPr>
      </w:pPr>
      <w:r>
        <w:rPr>
          <w:b/>
          <w:noProof/>
          <w:lang w:val="en-IN" w:eastAsia="en-IN"/>
        </w:rPr>
        <w:drawing>
          <wp:inline distT="0" distB="0" distL="0" distR="0">
            <wp:extent cx="5936615" cy="29235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2923540"/>
                    </a:xfrm>
                    <a:prstGeom prst="rect">
                      <a:avLst/>
                    </a:prstGeom>
                    <a:noFill/>
                    <a:ln>
                      <a:noFill/>
                    </a:ln>
                  </pic:spPr>
                </pic:pic>
              </a:graphicData>
            </a:graphic>
          </wp:inline>
        </w:drawing>
      </w:r>
    </w:p>
    <w:p w:rsidR="001A2F1C" w:rsidRPr="00D02C02" w:rsidRDefault="001A2F1C" w:rsidP="001A2F1C">
      <w:pPr>
        <w:pStyle w:val="Caption"/>
        <w:jc w:val="center"/>
        <w:rPr>
          <w:b w:val="0"/>
          <w:sz w:val="20"/>
          <w:szCs w:val="20"/>
        </w:rPr>
      </w:pPr>
      <w:r w:rsidRPr="00D02C02">
        <w:rPr>
          <w:b w:val="0"/>
          <w:sz w:val="20"/>
          <w:szCs w:val="20"/>
        </w:rPr>
        <w:t xml:space="preserve">Figure </w:t>
      </w:r>
      <w:r w:rsidRPr="00D02C02">
        <w:rPr>
          <w:b w:val="0"/>
          <w:sz w:val="20"/>
          <w:szCs w:val="20"/>
        </w:rPr>
        <w:fldChar w:fldCharType="begin"/>
      </w:r>
      <w:r w:rsidRPr="00D02C02">
        <w:rPr>
          <w:b w:val="0"/>
          <w:sz w:val="20"/>
          <w:szCs w:val="20"/>
        </w:rPr>
        <w:instrText xml:space="preserve"> SEQ Figure \* ARABIC </w:instrText>
      </w:r>
      <w:r w:rsidRPr="00D02C02">
        <w:rPr>
          <w:b w:val="0"/>
          <w:sz w:val="20"/>
          <w:szCs w:val="20"/>
        </w:rPr>
        <w:fldChar w:fldCharType="separate"/>
      </w:r>
      <w:r w:rsidRPr="00D02C02">
        <w:rPr>
          <w:b w:val="0"/>
          <w:noProof/>
          <w:sz w:val="20"/>
          <w:szCs w:val="20"/>
        </w:rPr>
        <w:t>1</w:t>
      </w:r>
      <w:r w:rsidRPr="00D02C02">
        <w:rPr>
          <w:b w:val="0"/>
          <w:noProof/>
          <w:sz w:val="20"/>
          <w:szCs w:val="20"/>
        </w:rPr>
        <w:fldChar w:fldCharType="end"/>
      </w:r>
      <w:r w:rsidRPr="00D02C02">
        <w:rPr>
          <w:b w:val="0"/>
          <w:sz w:val="20"/>
          <w:szCs w:val="20"/>
        </w:rPr>
        <w:t xml:space="preserve">.  MOTECH Core Platform Architecture (source: </w:t>
      </w:r>
      <w:hyperlink r:id="rId9" w:history="1">
        <w:r w:rsidR="007A76C0" w:rsidRPr="00EF7A37">
          <w:rPr>
            <w:rStyle w:val="Hyperlink"/>
            <w:b w:val="0"/>
            <w:sz w:val="20"/>
            <w:szCs w:val="20"/>
          </w:rPr>
          <w:t>http://docs.motechproject.org/en/latest/architecture/core_architecture.html</w:t>
        </w:r>
      </w:hyperlink>
      <w:r w:rsidRPr="00D02C02">
        <w:rPr>
          <w:b w:val="0"/>
          <w:sz w:val="20"/>
          <w:szCs w:val="20"/>
        </w:rPr>
        <w:t xml:space="preserve">) </w:t>
      </w:r>
    </w:p>
    <w:p w:rsidR="001A2F1C" w:rsidRDefault="001A2F1C" w:rsidP="001A2F1C">
      <w:pPr>
        <w:pStyle w:val="ListParagraph"/>
        <w:spacing w:after="200" w:line="276" w:lineRule="auto"/>
        <w:ind w:left="0"/>
        <w:rPr>
          <w:b/>
        </w:rPr>
      </w:pPr>
    </w:p>
    <w:p w:rsidR="001A2F1C" w:rsidRDefault="001A2F1C" w:rsidP="001A2F1C">
      <w:pPr>
        <w:pStyle w:val="ListParagraph"/>
        <w:spacing w:after="200" w:line="276" w:lineRule="auto"/>
        <w:ind w:left="0"/>
      </w:pPr>
      <w:r>
        <w:t>“</w:t>
      </w:r>
      <w:r w:rsidR="008D0462">
        <w:t xml:space="preserve">First </w:t>
      </w:r>
      <w:r w:rsidR="002B1258">
        <w:t>t</w:t>
      </w:r>
      <w:r w:rsidR="008D0462">
        <w:t xml:space="preserve">o use this custom module, the </w:t>
      </w:r>
      <w:r w:rsidR="007A76C0">
        <w:t>v</w:t>
      </w:r>
      <w:r w:rsidR="007A76C0" w:rsidRPr="009A06D6">
        <w:t xml:space="preserve">ehicle </w:t>
      </w:r>
      <w:r w:rsidR="007A76C0">
        <w:t>d</w:t>
      </w:r>
      <w:r w:rsidR="007A76C0" w:rsidRPr="009A06D6">
        <w:t>ata</w:t>
      </w:r>
      <w:r w:rsidR="007A76C0">
        <w:t xml:space="preserve"> (like speed, current latitude-longitude)</w:t>
      </w:r>
      <w:r w:rsidR="008D0462">
        <w:t xml:space="preserve"> need to be fetched which is </w:t>
      </w:r>
      <w:r w:rsidR="007A76C0" w:rsidRPr="009A06D6">
        <w:t xml:space="preserve">received </w:t>
      </w:r>
      <w:r w:rsidR="007A76C0">
        <w:t>from</w:t>
      </w:r>
      <w:r w:rsidR="007A76C0" w:rsidRPr="009A06D6">
        <w:t xml:space="preserve"> </w:t>
      </w:r>
      <w:proofErr w:type="spellStart"/>
      <w:r w:rsidR="007A76C0" w:rsidRPr="009A06D6">
        <w:t>OpenXC</w:t>
      </w:r>
      <w:proofErr w:type="spellEnd"/>
      <w:r w:rsidR="007A76C0" w:rsidRPr="009A06D6">
        <w:t xml:space="preserve"> </w:t>
      </w:r>
      <w:r w:rsidR="007A76C0">
        <w:t>device</w:t>
      </w:r>
      <w:r w:rsidR="007A76C0" w:rsidRPr="009A06D6">
        <w:t xml:space="preserve"> via OBD2 port VI</w:t>
      </w:r>
      <w:r w:rsidR="007A76C0">
        <w:t xml:space="preserve"> present in the vehicles</w:t>
      </w:r>
      <w:r w:rsidR="008D0462">
        <w:t xml:space="preserve">. Fetched data </w:t>
      </w:r>
      <w:r w:rsidR="002B1258">
        <w:lastRenderedPageBreak/>
        <w:t>can</w:t>
      </w:r>
      <w:r w:rsidR="008D0462">
        <w:t xml:space="preserve"> be </w:t>
      </w:r>
      <w:r w:rsidR="007A76C0">
        <w:t>save</w:t>
      </w:r>
      <w:r w:rsidR="008D0462">
        <w:t>d</w:t>
      </w:r>
      <w:r w:rsidR="007A76C0">
        <w:t xml:space="preserve"> in the custom tables</w:t>
      </w:r>
      <w:r>
        <w:t xml:space="preserve"> </w:t>
      </w:r>
      <w:r w:rsidR="007A76C0">
        <w:t xml:space="preserve">of </w:t>
      </w:r>
      <w:r w:rsidR="00BA4693">
        <w:t xml:space="preserve">MOTECH </w:t>
      </w:r>
      <w:r w:rsidR="007A76C0">
        <w:t xml:space="preserve">database </w:t>
      </w:r>
      <w:r>
        <w:t xml:space="preserve">and </w:t>
      </w:r>
      <w:r w:rsidR="008D0462">
        <w:t xml:space="preserve">then </w:t>
      </w:r>
      <w:r>
        <w:t>expose</w:t>
      </w:r>
      <w:r w:rsidR="008D0462">
        <w:t xml:space="preserve">d </w:t>
      </w:r>
      <w:r w:rsidR="002B1258">
        <w:t>through the</w:t>
      </w:r>
      <w:r w:rsidR="008D0462">
        <w:t xml:space="preserve"> </w:t>
      </w:r>
      <w:r>
        <w:t xml:space="preserve">web service APIs </w:t>
      </w:r>
      <w:r w:rsidR="002B1258">
        <w:t>that will</w:t>
      </w:r>
      <w:r w:rsidR="008D0462">
        <w:t xml:space="preserve"> provide </w:t>
      </w:r>
      <w:r>
        <w:t>these data to consumer (developer) for further usage.”</w:t>
      </w:r>
    </w:p>
    <w:p w:rsidR="001A2F1C" w:rsidRDefault="001A2F1C" w:rsidP="001A2F1C">
      <w:pPr>
        <w:pStyle w:val="ListParagraph"/>
        <w:spacing w:after="200" w:line="276" w:lineRule="auto"/>
        <w:ind w:left="0"/>
      </w:pPr>
    </w:p>
    <w:p w:rsidR="001A2F1C" w:rsidRDefault="001A2F1C" w:rsidP="001A2F1C">
      <w:pPr>
        <w:pStyle w:val="ListParagraph"/>
        <w:spacing w:after="200" w:line="276" w:lineRule="auto"/>
        <w:ind w:left="0"/>
      </w:pPr>
      <w:r>
        <w:t>This data</w:t>
      </w:r>
      <w:r w:rsidR="002B1258">
        <w:t xml:space="preserve"> is</w:t>
      </w:r>
      <w:r>
        <w:t xml:space="preserve"> exposed through Spring-based web service APIs.</w:t>
      </w:r>
    </w:p>
    <w:p w:rsidR="009C74FB" w:rsidRDefault="009C74FB" w:rsidP="001A2F1C">
      <w:pPr>
        <w:pStyle w:val="ListParagraph"/>
        <w:spacing w:after="200" w:line="276" w:lineRule="auto"/>
        <w:ind w:left="0"/>
      </w:pPr>
    </w:p>
    <w:p w:rsidR="00413C4E" w:rsidRDefault="00413C4E" w:rsidP="001A2F1C">
      <w:pPr>
        <w:pStyle w:val="ListParagraph"/>
        <w:spacing w:after="200" w:line="276" w:lineRule="auto"/>
        <w:ind w:left="0"/>
      </w:pPr>
    </w:p>
    <w:p w:rsidR="00413C4E" w:rsidRDefault="00413C4E" w:rsidP="001A2F1C">
      <w:pPr>
        <w:pStyle w:val="ListParagraph"/>
        <w:spacing w:after="200" w:line="276" w:lineRule="auto"/>
        <w:ind w:left="0"/>
      </w:pPr>
    </w:p>
    <w:p w:rsidR="009C74FB" w:rsidRDefault="009C74FB" w:rsidP="001A2F1C">
      <w:pPr>
        <w:pStyle w:val="ListParagraph"/>
        <w:spacing w:after="200" w:line="276" w:lineRule="auto"/>
        <w:ind w:left="0"/>
      </w:pPr>
      <w:r>
        <w:t>To save the data, the module uses two tables:</w:t>
      </w:r>
    </w:p>
    <w:p w:rsidR="00B14A42" w:rsidRDefault="00B14A42" w:rsidP="001A2F1C">
      <w:pPr>
        <w:pStyle w:val="ListParagraph"/>
        <w:spacing w:after="200" w:line="276" w:lineRule="auto"/>
        <w:ind w:left="0"/>
      </w:pPr>
    </w:p>
    <w:p w:rsidR="00413C4E" w:rsidRDefault="008F5A24" w:rsidP="00413C4E">
      <w:pPr>
        <w:pStyle w:val="ListParagraph"/>
        <w:numPr>
          <w:ilvl w:val="0"/>
          <w:numId w:val="4"/>
        </w:numPr>
        <w:spacing w:after="200" w:line="276" w:lineRule="auto"/>
      </w:pPr>
      <w:r>
        <w:t>OPENXCDATAINTERFACE_VEHICLEREGISTRATION</w:t>
      </w:r>
      <w:r w:rsidR="00841C47">
        <w:t>RECORD</w:t>
      </w:r>
    </w:p>
    <w:p w:rsidR="001C18BF" w:rsidRDefault="001C18BF" w:rsidP="00944BE9">
      <w:pPr>
        <w:pStyle w:val="ListParagraph"/>
        <w:spacing w:after="200" w:line="276" w:lineRule="auto"/>
      </w:pPr>
    </w:p>
    <w:p w:rsidR="00413C4E" w:rsidRDefault="00413C4E" w:rsidP="00413C4E">
      <w:pPr>
        <w:pStyle w:val="ListParagraph"/>
        <w:spacing w:after="200" w:line="276" w:lineRule="auto"/>
      </w:pPr>
      <w:r>
        <w:rPr>
          <w:noProof/>
          <w:lang w:val="en-IN" w:eastAsia="en-IN"/>
        </w:rPr>
        <w:drawing>
          <wp:inline distT="0" distB="0" distL="0" distR="0">
            <wp:extent cx="5943600" cy="5191125"/>
            <wp:effectExtent l="0" t="0" r="0" b="9525"/>
            <wp:docPr id="3" name="Picture 3" descr="C:\Users\charu_g\Desktop\OPENXCDATAINTERFACE_VEHICLE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u_g\Desktop\OPENXCDATAINTERFACE_VEHICLEREGISTRATI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191125"/>
                    </a:xfrm>
                    <a:prstGeom prst="rect">
                      <a:avLst/>
                    </a:prstGeom>
                    <a:noFill/>
                    <a:ln>
                      <a:noFill/>
                    </a:ln>
                  </pic:spPr>
                </pic:pic>
              </a:graphicData>
            </a:graphic>
          </wp:inline>
        </w:drawing>
      </w: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413C4E" w:rsidP="00413C4E">
      <w:pPr>
        <w:pStyle w:val="ListParagraph"/>
        <w:spacing w:after="200" w:line="276" w:lineRule="auto"/>
      </w:pPr>
    </w:p>
    <w:p w:rsidR="00413C4E" w:rsidRDefault="00905874" w:rsidP="00413C4E">
      <w:pPr>
        <w:pStyle w:val="ListParagraph"/>
        <w:numPr>
          <w:ilvl w:val="0"/>
          <w:numId w:val="4"/>
        </w:numPr>
        <w:spacing w:after="200" w:line="276" w:lineRule="auto"/>
      </w:pPr>
      <w:r>
        <w:t>OPENXCDATAINTERFACE_VEHICLEUPLOADRECORD</w:t>
      </w:r>
    </w:p>
    <w:p w:rsidR="008F71AA" w:rsidRDefault="005C33BB" w:rsidP="008F71AA">
      <w:pPr>
        <w:ind w:left="720"/>
      </w:pPr>
      <w:r>
        <w:rPr>
          <w:noProof/>
          <w:lang w:val="en-IN" w:eastAsia="en-IN"/>
        </w:rPr>
        <w:drawing>
          <wp:inline distT="0" distB="0" distL="0" distR="0" wp14:anchorId="11124894" wp14:editId="057718C1">
            <wp:extent cx="5110649" cy="3448050"/>
            <wp:effectExtent l="0" t="0" r="0" b="0"/>
            <wp:docPr id="4" name="Picture 4" descr="C:\Users\charu_g\Desktop\OPENXCDATAINTERFACE_VEHICLEUPLOAD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u_g\Desktop\OPENXCDATAINTERFACE_VEHICLEUPLOADRECO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079" cy="3450364"/>
                    </a:xfrm>
                    <a:prstGeom prst="rect">
                      <a:avLst/>
                    </a:prstGeom>
                    <a:noFill/>
                    <a:ln>
                      <a:noFill/>
                    </a:ln>
                  </pic:spPr>
                </pic:pic>
              </a:graphicData>
            </a:graphic>
          </wp:inline>
        </w:drawing>
      </w:r>
    </w:p>
    <w:p w:rsidR="0036692D" w:rsidRDefault="009C74FB" w:rsidP="008F71AA">
      <w:pPr>
        <w:ind w:left="720"/>
        <w:rPr>
          <w:rFonts w:cstheme="minorHAnsi"/>
        </w:rPr>
      </w:pPr>
      <w:r>
        <w:t xml:space="preserve">These tables get created into the MOTECH database </w:t>
      </w:r>
      <w:r w:rsidRPr="009C74FB">
        <w:rPr>
          <w:b/>
        </w:rPr>
        <w:t>“</w:t>
      </w:r>
      <w:proofErr w:type="spellStart"/>
      <w:r w:rsidRPr="009C74FB">
        <w:rPr>
          <w:b/>
        </w:rPr>
        <w:t>motech_data</w:t>
      </w:r>
      <w:proofErr w:type="spellEnd"/>
      <w:r w:rsidRPr="009C74FB">
        <w:rPr>
          <w:b/>
        </w:rPr>
        <w:t>”</w:t>
      </w:r>
      <w:r>
        <w:t xml:space="preserve">, whenever the module </w:t>
      </w:r>
      <w:proofErr w:type="spellStart"/>
      <w:r>
        <w:t>OpenXCDataInterface</w:t>
      </w:r>
      <w:proofErr w:type="spellEnd"/>
      <w:r>
        <w:t xml:space="preserve"> is installed into the MOTECH Core platform. </w:t>
      </w:r>
    </w:p>
    <w:p w:rsidR="0036692D" w:rsidRDefault="0036692D" w:rsidP="001A2F1C">
      <w:pPr>
        <w:rPr>
          <w:rFonts w:cstheme="minorHAnsi"/>
        </w:rPr>
      </w:pPr>
    </w:p>
    <w:p w:rsidR="001A2F1C" w:rsidRDefault="001A2F1C" w:rsidP="001A2F1C">
      <w:pPr>
        <w:rPr>
          <w:rFonts w:cstheme="minorHAnsi"/>
        </w:rPr>
      </w:pPr>
      <w:r>
        <w:rPr>
          <w:rFonts w:cstheme="minorHAnsi"/>
        </w:rPr>
        <w:t xml:space="preserve">Module </w:t>
      </w:r>
      <w:proofErr w:type="spellStart"/>
      <w:r w:rsidR="009C74FB">
        <w:rPr>
          <w:b/>
        </w:rPr>
        <w:t>OpenXC</w:t>
      </w:r>
      <w:r w:rsidRPr="00610FE4">
        <w:rPr>
          <w:b/>
        </w:rPr>
        <w:t>DataInterface</w:t>
      </w:r>
      <w:proofErr w:type="spellEnd"/>
      <w:r w:rsidRPr="009201EA">
        <w:rPr>
          <w:rFonts w:cstheme="minorHAnsi"/>
        </w:rPr>
        <w:t xml:space="preserve"> </w:t>
      </w:r>
    </w:p>
    <w:p w:rsidR="009C74FB" w:rsidRDefault="001A2F1C" w:rsidP="001A2F1C">
      <w:pPr>
        <w:pStyle w:val="ListParagraph"/>
        <w:numPr>
          <w:ilvl w:val="0"/>
          <w:numId w:val="3"/>
        </w:numPr>
        <w:spacing w:line="276" w:lineRule="auto"/>
        <w:rPr>
          <w:rFonts w:cstheme="minorHAnsi"/>
        </w:rPr>
      </w:pPr>
      <w:r w:rsidRPr="004E6E11">
        <w:rPr>
          <w:rFonts w:cstheme="minorHAnsi"/>
        </w:rPr>
        <w:t xml:space="preserve">Fetches </w:t>
      </w:r>
      <w:r w:rsidR="009C74FB">
        <w:t>required v</w:t>
      </w:r>
      <w:r w:rsidR="009C74FB" w:rsidRPr="009A06D6">
        <w:t xml:space="preserve">ehicle </w:t>
      </w:r>
      <w:r w:rsidR="009C74FB">
        <w:t>d</w:t>
      </w:r>
      <w:r w:rsidR="009C74FB" w:rsidRPr="009A06D6">
        <w:t>ata</w:t>
      </w:r>
      <w:r w:rsidR="009C74FB">
        <w:t xml:space="preserve"> (like speed, current latitude-longitude)</w:t>
      </w:r>
      <w:r w:rsidR="009C74FB" w:rsidRPr="009A06D6">
        <w:t xml:space="preserve"> as received </w:t>
      </w:r>
      <w:r w:rsidR="009C74FB">
        <w:t>from</w:t>
      </w:r>
      <w:r w:rsidR="009C74FB" w:rsidRPr="009A06D6">
        <w:t xml:space="preserve"> </w:t>
      </w:r>
      <w:proofErr w:type="spellStart"/>
      <w:r w:rsidR="009C74FB" w:rsidRPr="009A06D6">
        <w:t>OpenXC</w:t>
      </w:r>
      <w:proofErr w:type="spellEnd"/>
      <w:r w:rsidR="009C74FB" w:rsidRPr="009A06D6">
        <w:t xml:space="preserve"> </w:t>
      </w:r>
      <w:r w:rsidR="009C74FB">
        <w:t>device</w:t>
      </w:r>
      <w:r w:rsidR="009C74FB" w:rsidRPr="009A06D6">
        <w:t xml:space="preserve"> via OBD2 port VI</w:t>
      </w:r>
      <w:r w:rsidR="009C74FB">
        <w:t xml:space="preserve"> present in the vehicles</w:t>
      </w:r>
      <w:r w:rsidRPr="004E6E11">
        <w:rPr>
          <w:rFonts w:cstheme="minorHAnsi"/>
        </w:rPr>
        <w:t xml:space="preserve">. </w:t>
      </w:r>
    </w:p>
    <w:p w:rsidR="009C74FB" w:rsidRDefault="009C74FB" w:rsidP="001A2F1C">
      <w:pPr>
        <w:pStyle w:val="ListParagraph"/>
        <w:numPr>
          <w:ilvl w:val="0"/>
          <w:numId w:val="3"/>
        </w:numPr>
        <w:spacing w:line="276" w:lineRule="auto"/>
        <w:rPr>
          <w:rFonts w:cstheme="minorHAnsi"/>
        </w:rPr>
      </w:pPr>
      <w:r>
        <w:rPr>
          <w:rFonts w:cstheme="minorHAnsi"/>
        </w:rPr>
        <w:t>Saves/Uploads the data in the tables specific to the module, those get created in the MOTECH database while installing the module.</w:t>
      </w:r>
    </w:p>
    <w:p w:rsidR="002769D9" w:rsidRDefault="009C74FB" w:rsidP="002769D9">
      <w:pPr>
        <w:pStyle w:val="ListParagraph"/>
        <w:numPr>
          <w:ilvl w:val="0"/>
          <w:numId w:val="3"/>
        </w:numPr>
        <w:spacing w:line="276" w:lineRule="auto"/>
        <w:rPr>
          <w:rFonts w:cstheme="minorHAnsi"/>
        </w:rPr>
      </w:pPr>
      <w:r w:rsidRPr="009D1337">
        <w:rPr>
          <w:rFonts w:cstheme="minorHAnsi"/>
        </w:rPr>
        <w:t>Exposes the required web service APIs to provide these data for further usage.</w:t>
      </w:r>
    </w:p>
    <w:p w:rsidR="009D1337" w:rsidRDefault="009D1337" w:rsidP="009D1337">
      <w:pPr>
        <w:rPr>
          <w:rFonts w:cstheme="minorHAnsi"/>
        </w:rPr>
      </w:pPr>
    </w:p>
    <w:p w:rsidR="002769D9" w:rsidRDefault="002769D9" w:rsidP="002769D9">
      <w:pPr>
        <w:pStyle w:val="Heading1"/>
        <w:numPr>
          <w:ilvl w:val="0"/>
          <w:numId w:val="2"/>
        </w:numPr>
        <w:spacing w:line="276" w:lineRule="auto"/>
      </w:pPr>
      <w:r>
        <w:t>Adding jar of the new module into MOTECH Core Platform</w:t>
      </w:r>
    </w:p>
    <w:p w:rsidR="002769D9" w:rsidRPr="00B724B3" w:rsidRDefault="002769D9" w:rsidP="002769D9"/>
    <w:p w:rsidR="002769D9" w:rsidRDefault="002769D9" w:rsidP="002769D9">
      <w:r>
        <w:t>To create a new module, following links can be referred:</w:t>
      </w:r>
    </w:p>
    <w:p w:rsidR="002769D9" w:rsidRPr="00E419BA" w:rsidRDefault="00832AFA" w:rsidP="002769D9">
      <w:pPr>
        <w:pStyle w:val="ListParagraph"/>
        <w:numPr>
          <w:ilvl w:val="0"/>
          <w:numId w:val="5"/>
        </w:numPr>
        <w:spacing w:after="200" w:line="276" w:lineRule="auto"/>
      </w:pPr>
      <w:hyperlink r:id="rId12" w:history="1">
        <w:r w:rsidR="00852BB1">
          <w:rPr>
            <w:rStyle w:val="Hyperlink"/>
          </w:rPr>
          <w:t>http://docs.motechproject.org/en/latest/demos/hello_world.html</w:t>
        </w:r>
      </w:hyperlink>
      <w:r w:rsidR="00852BB1">
        <w:rPr>
          <w:color w:val="1F497D"/>
        </w:rPr>
        <w:t xml:space="preserve"> </w:t>
      </w:r>
    </w:p>
    <w:p w:rsidR="002769D9" w:rsidRDefault="00E419BA" w:rsidP="00A40116">
      <w:pPr>
        <w:pStyle w:val="ListParagraph"/>
        <w:numPr>
          <w:ilvl w:val="0"/>
          <w:numId w:val="5"/>
        </w:numPr>
        <w:spacing w:after="200" w:line="276" w:lineRule="auto"/>
        <w:rPr>
          <w:rStyle w:val="Hyperlink"/>
        </w:rPr>
      </w:pPr>
      <w:hyperlink r:id="rId13" w:history="1">
        <w:r w:rsidRPr="00202321">
          <w:rPr>
            <w:rStyle w:val="Hyperlink"/>
          </w:rPr>
          <w:t>http://docs.motechproject.org/en/latest/development/archetype.html</w:t>
        </w:r>
      </w:hyperlink>
    </w:p>
    <w:p w:rsidR="002769D9" w:rsidRPr="00D42F1A" w:rsidRDefault="002769D9" w:rsidP="002769D9">
      <w:pPr>
        <w:pStyle w:val="ListParagraph"/>
        <w:spacing w:after="200" w:line="276" w:lineRule="auto"/>
        <w:ind w:left="0"/>
      </w:pPr>
      <w:r>
        <w:lastRenderedPageBreak/>
        <w:t xml:space="preserve">To add the new module into MOTECH, please refer the </w:t>
      </w:r>
      <w:r w:rsidRPr="00FA6B14">
        <w:t>document</w:t>
      </w:r>
      <w:r>
        <w:rPr>
          <w:b/>
        </w:rPr>
        <w:t xml:space="preserve"> ‘mHealth-MOTECH-Setup</w:t>
      </w:r>
      <w:r w:rsidRPr="00D42F1A">
        <w:rPr>
          <w:b/>
        </w:rPr>
        <w:t>.docx’</w:t>
      </w:r>
      <w:r>
        <w:rPr>
          <w:b/>
        </w:rPr>
        <w:t>.</w:t>
      </w:r>
    </w:p>
    <w:p w:rsidR="002769D9" w:rsidRDefault="002769D9" w:rsidP="002769D9">
      <w:pPr>
        <w:rPr>
          <w:rFonts w:cstheme="minorHAnsi"/>
        </w:rPr>
      </w:pPr>
      <w:r>
        <w:rPr>
          <w:rFonts w:cstheme="minorHAnsi"/>
        </w:rPr>
        <w:t xml:space="preserve">Below source artifacts are provided for developer usage and reference – </w:t>
      </w:r>
    </w:p>
    <w:p w:rsidR="002769D9" w:rsidRDefault="002769D9" w:rsidP="002769D9">
      <w:pPr>
        <w:pStyle w:val="ListParagraph"/>
        <w:numPr>
          <w:ilvl w:val="0"/>
          <w:numId w:val="7"/>
        </w:numPr>
        <w:spacing w:line="276" w:lineRule="auto"/>
        <w:rPr>
          <w:rFonts w:cstheme="minorHAnsi"/>
        </w:rPr>
      </w:pPr>
      <w:r w:rsidRPr="005D0520">
        <w:rPr>
          <w:rFonts w:cstheme="minorHAnsi"/>
        </w:rPr>
        <w:t xml:space="preserve">Jar </w:t>
      </w:r>
      <w:r>
        <w:rPr>
          <w:rFonts w:cstheme="minorHAnsi"/>
        </w:rPr>
        <w:t xml:space="preserve">file </w:t>
      </w:r>
      <w:r w:rsidRPr="005D0520">
        <w:rPr>
          <w:rFonts w:cstheme="minorHAnsi"/>
        </w:rPr>
        <w:t>‘</w:t>
      </w:r>
      <w:r w:rsidRPr="002769D9">
        <w:rPr>
          <w:rFonts w:cstheme="minorHAnsi"/>
          <w:b/>
        </w:rPr>
        <w:t>OpenXC</w:t>
      </w:r>
      <w:r w:rsidRPr="005D0520">
        <w:rPr>
          <w:rFonts w:cstheme="minorHAnsi"/>
          <w:b/>
        </w:rPr>
        <w:t>DataInterface-0.1-SNAPSHOT.jar</w:t>
      </w:r>
      <w:r w:rsidRPr="005D0520">
        <w:rPr>
          <w:rFonts w:cstheme="minorHAnsi"/>
        </w:rPr>
        <w:t xml:space="preserve"> ’</w:t>
      </w:r>
    </w:p>
    <w:p w:rsidR="002769D9" w:rsidRPr="005D0520" w:rsidRDefault="002769D9" w:rsidP="002769D9">
      <w:pPr>
        <w:pStyle w:val="ListParagraph"/>
        <w:numPr>
          <w:ilvl w:val="0"/>
          <w:numId w:val="7"/>
        </w:numPr>
        <w:spacing w:line="276" w:lineRule="auto"/>
        <w:rPr>
          <w:rFonts w:cstheme="minorHAnsi"/>
        </w:rPr>
      </w:pPr>
      <w:r w:rsidRPr="005D0520">
        <w:rPr>
          <w:rFonts w:cstheme="minorHAnsi"/>
        </w:rPr>
        <w:t>‘</w:t>
      </w:r>
      <w:proofErr w:type="spellStart"/>
      <w:r>
        <w:rPr>
          <w:rFonts w:cstheme="minorHAnsi"/>
          <w:b/>
        </w:rPr>
        <w:t>OpenXC</w:t>
      </w:r>
      <w:r w:rsidRPr="005D0520">
        <w:rPr>
          <w:rFonts w:cstheme="minorHAnsi"/>
          <w:b/>
        </w:rPr>
        <w:t>DataInterface</w:t>
      </w:r>
      <w:proofErr w:type="spellEnd"/>
      <w:r w:rsidRPr="005D0520">
        <w:rPr>
          <w:rFonts w:cstheme="minorHAnsi"/>
          <w:b/>
        </w:rPr>
        <w:t>’</w:t>
      </w:r>
      <w:r w:rsidRPr="005D0520">
        <w:rPr>
          <w:rFonts w:cstheme="minorHAnsi"/>
        </w:rPr>
        <w:t xml:space="preserve"> module source code </w:t>
      </w:r>
    </w:p>
    <w:p w:rsidR="002769D9" w:rsidRDefault="002769D9" w:rsidP="002769D9">
      <w:pPr>
        <w:rPr>
          <w:rFonts w:cstheme="minorHAnsi"/>
        </w:rPr>
      </w:pPr>
      <w:r>
        <w:rPr>
          <w:rFonts w:cstheme="minorHAnsi"/>
        </w:rPr>
        <w:t>Once the MOTECH is setup in local environment, either the module can be imported to the development platform and compiled/executed to create a new jar same as provided.  Or, the jar provided can be directly used in running local setup of MOTECH for immediate use.</w:t>
      </w:r>
    </w:p>
    <w:p w:rsidR="002769D9" w:rsidRDefault="002769D9" w:rsidP="002769D9">
      <w:pPr>
        <w:rPr>
          <w:rFonts w:cstheme="minorHAnsi"/>
        </w:rPr>
      </w:pPr>
      <w:r>
        <w:rPr>
          <w:rFonts w:cstheme="minorHAnsi"/>
        </w:rPr>
        <w:t xml:space="preserve">Following steps can be followed to install the jar, so that the module gets added to the MOTECH backend – </w:t>
      </w:r>
    </w:p>
    <w:p w:rsidR="002769D9" w:rsidRDefault="002769D9" w:rsidP="002769D9">
      <w:pPr>
        <w:pStyle w:val="ListParagraph"/>
        <w:numPr>
          <w:ilvl w:val="0"/>
          <w:numId w:val="6"/>
        </w:numPr>
        <w:spacing w:after="200" w:line="276" w:lineRule="auto"/>
      </w:pPr>
      <w:r>
        <w:t>Login to the MOTECH Portal and go to “</w:t>
      </w:r>
      <w:r>
        <w:rPr>
          <w:i/>
        </w:rPr>
        <w:t>Admin &gt;&gt; Manage Modules</w:t>
      </w:r>
      <w:r>
        <w:t>”.</w:t>
      </w:r>
    </w:p>
    <w:p w:rsidR="002769D9" w:rsidRDefault="002769D9" w:rsidP="002769D9">
      <w:pPr>
        <w:pStyle w:val="ListParagraph"/>
        <w:numPr>
          <w:ilvl w:val="0"/>
          <w:numId w:val="6"/>
        </w:numPr>
        <w:spacing w:after="200" w:line="276" w:lineRule="auto"/>
      </w:pPr>
      <w:r>
        <w:t>In the field “</w:t>
      </w:r>
      <w:r>
        <w:rPr>
          <w:i/>
        </w:rPr>
        <w:t>Install Module From</w:t>
      </w:r>
      <w:r>
        <w:t>”, select from the dropdown “</w:t>
      </w:r>
      <w:r w:rsidRPr="00C9300C">
        <w:rPr>
          <w:i/>
        </w:rPr>
        <w:t>File</w:t>
      </w:r>
      <w:r>
        <w:t>” (highlighted in the screenshot below)</w:t>
      </w:r>
    </w:p>
    <w:p w:rsidR="002769D9" w:rsidRDefault="002769D9" w:rsidP="002769D9">
      <w:pPr>
        <w:pStyle w:val="ListParagraph"/>
        <w:numPr>
          <w:ilvl w:val="0"/>
          <w:numId w:val="6"/>
        </w:numPr>
        <w:spacing w:after="200" w:line="276" w:lineRule="auto"/>
      </w:pPr>
      <w:r>
        <w:t>Click on “</w:t>
      </w:r>
      <w:r w:rsidRPr="006D7BBF">
        <w:rPr>
          <w:i/>
        </w:rPr>
        <w:t>Select file</w:t>
      </w:r>
      <w:r>
        <w:t>” button. Browse and select the jar file created</w:t>
      </w:r>
    </w:p>
    <w:p w:rsidR="002769D9" w:rsidRDefault="002769D9" w:rsidP="002769D9">
      <w:pPr>
        <w:pStyle w:val="ListParagraph"/>
        <w:numPr>
          <w:ilvl w:val="0"/>
          <w:numId w:val="6"/>
        </w:numPr>
        <w:spacing w:after="200" w:line="276" w:lineRule="auto"/>
      </w:pPr>
      <w:r>
        <w:t>Click on the “</w:t>
      </w:r>
      <w:r>
        <w:rPr>
          <w:i/>
        </w:rPr>
        <w:t>Install or Update</w:t>
      </w:r>
      <w:r>
        <w:t>” button.</w:t>
      </w:r>
    </w:p>
    <w:p w:rsidR="002769D9" w:rsidRDefault="002769D9" w:rsidP="002769D9">
      <w:pPr>
        <w:pStyle w:val="ListParagraph"/>
        <w:numPr>
          <w:ilvl w:val="0"/>
          <w:numId w:val="6"/>
        </w:numPr>
        <w:spacing w:after="200" w:line="276" w:lineRule="auto"/>
      </w:pPr>
      <w:r>
        <w:t>The module will be then added into the MOTECH core and visible in the module list, as shown in the below screenshot –</w:t>
      </w:r>
    </w:p>
    <w:p w:rsidR="002769D9" w:rsidRDefault="00071FDD" w:rsidP="002769D9">
      <w:pPr>
        <w:pStyle w:val="ListParagraph"/>
        <w:spacing w:after="200" w:line="276" w:lineRule="auto"/>
      </w:pPr>
      <w:r>
        <w:rPr>
          <w:noProof/>
          <w:lang w:val="en-IN" w:eastAsia="en-IN"/>
        </w:rPr>
        <w:drawing>
          <wp:inline distT="0" distB="0" distL="0" distR="0" wp14:anchorId="43E857E0" wp14:editId="68D731D1">
            <wp:extent cx="5462552" cy="28194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9850" cy="2843812"/>
                    </a:xfrm>
                    <a:prstGeom prst="rect">
                      <a:avLst/>
                    </a:prstGeom>
                  </pic:spPr>
                </pic:pic>
              </a:graphicData>
            </a:graphic>
          </wp:inline>
        </w:drawing>
      </w:r>
    </w:p>
    <w:p w:rsidR="002769D9" w:rsidRDefault="002769D9" w:rsidP="002769D9">
      <w:pPr>
        <w:ind w:left="360"/>
      </w:pPr>
    </w:p>
    <w:p w:rsidR="00923E61" w:rsidRPr="006C3EDB" w:rsidRDefault="00923E61" w:rsidP="00923E61">
      <w:pPr>
        <w:pStyle w:val="Heading1"/>
        <w:numPr>
          <w:ilvl w:val="0"/>
          <w:numId w:val="2"/>
        </w:numPr>
        <w:spacing w:line="276" w:lineRule="auto"/>
        <w:rPr>
          <w:rFonts w:cstheme="minorHAnsi"/>
        </w:rPr>
      </w:pPr>
      <w:proofErr w:type="spellStart"/>
      <w:r>
        <w:t>OpenXCDataInterface</w:t>
      </w:r>
      <w:proofErr w:type="spellEnd"/>
      <w:r>
        <w:t xml:space="preserve"> Module Configuration</w:t>
      </w:r>
    </w:p>
    <w:p w:rsidR="00923E61" w:rsidRDefault="00923E61" w:rsidP="00923E61">
      <w:pPr>
        <w:pStyle w:val="ListParagraph"/>
        <w:spacing w:line="276" w:lineRule="auto"/>
        <w:ind w:left="360"/>
      </w:pPr>
    </w:p>
    <w:p w:rsidR="00923E61" w:rsidRDefault="00923E61" w:rsidP="00923E61">
      <w:pPr>
        <w:pStyle w:val="ListParagraph"/>
        <w:spacing w:line="276" w:lineRule="auto"/>
        <w:ind w:left="360"/>
      </w:pPr>
      <w:r>
        <w:t xml:space="preserve">There are two ways that the </w:t>
      </w:r>
      <w:proofErr w:type="spellStart"/>
      <w:r w:rsidR="005E186D">
        <w:t>OpenXCDataInterface</w:t>
      </w:r>
      <w:proofErr w:type="spellEnd"/>
      <w:r>
        <w:t xml:space="preserve"> module can be configured:</w:t>
      </w:r>
    </w:p>
    <w:p w:rsidR="00923E61" w:rsidRDefault="00923E61" w:rsidP="00923E61">
      <w:pPr>
        <w:pStyle w:val="ListParagraph"/>
        <w:spacing w:line="276" w:lineRule="auto"/>
        <w:ind w:left="360"/>
      </w:pPr>
    </w:p>
    <w:p w:rsidR="00923E61" w:rsidRPr="00C20E4C" w:rsidRDefault="00923E61" w:rsidP="00923E61">
      <w:pPr>
        <w:pStyle w:val="ListParagraph"/>
        <w:numPr>
          <w:ilvl w:val="0"/>
          <w:numId w:val="11"/>
        </w:numPr>
        <w:spacing w:line="276" w:lineRule="auto"/>
        <w:rPr>
          <w:b/>
        </w:rPr>
      </w:pPr>
      <w:r w:rsidRPr="00C20E4C">
        <w:rPr>
          <w:b/>
        </w:rPr>
        <w:t xml:space="preserve">Properties File configuration – </w:t>
      </w:r>
    </w:p>
    <w:p w:rsidR="00923E61" w:rsidRDefault="00923E61" w:rsidP="00923E61">
      <w:pPr>
        <w:pStyle w:val="ListParagraph"/>
        <w:spacing w:line="276" w:lineRule="auto"/>
      </w:pPr>
      <w:r>
        <w:lastRenderedPageBreak/>
        <w:t xml:space="preserve">This configuration method provide pre-configured </w:t>
      </w:r>
      <w:proofErr w:type="spellStart"/>
      <w:r w:rsidR="00212099">
        <w:t>OpenXCDataInterface</w:t>
      </w:r>
      <w:proofErr w:type="spellEnd"/>
      <w:r w:rsidR="00212099">
        <w:t xml:space="preserve"> </w:t>
      </w:r>
      <w:r>
        <w:t>Module. Developer has to provide all the OPEN MRS related configuration in properties file named “</w:t>
      </w:r>
      <w:proofErr w:type="spellStart"/>
      <w:r w:rsidR="009F794F" w:rsidRPr="009F794F">
        <w:rPr>
          <w:b/>
          <w:i/>
        </w:rPr>
        <w:t>OpenXCDataInterface-settings.properties</w:t>
      </w:r>
      <w:proofErr w:type="spellEnd"/>
      <w:r>
        <w:t xml:space="preserve">”. </w:t>
      </w:r>
    </w:p>
    <w:p w:rsidR="00923E61" w:rsidRDefault="00923E61" w:rsidP="00923E61">
      <w:pPr>
        <w:pStyle w:val="ListParagraph"/>
        <w:spacing w:line="276" w:lineRule="auto"/>
      </w:pPr>
      <w:r>
        <w:t xml:space="preserve">Location of the properties file is as follows – </w:t>
      </w:r>
    </w:p>
    <w:p w:rsidR="00923E61" w:rsidRPr="005908F5" w:rsidRDefault="00212099" w:rsidP="00923E61">
      <w:pPr>
        <w:pStyle w:val="ListParagraph"/>
        <w:spacing w:line="276" w:lineRule="auto"/>
        <w:rPr>
          <w:b/>
        </w:rPr>
      </w:pPr>
      <w:r w:rsidRPr="00212099">
        <w:rPr>
          <w:b/>
        </w:rPr>
        <w:t>OpenXCDataInterface</w:t>
      </w:r>
      <w:r w:rsidR="00923E61" w:rsidRPr="005908F5">
        <w:rPr>
          <w:b/>
        </w:rPr>
        <w:t>\src\main\resources\</w:t>
      </w:r>
      <w:r w:rsidRPr="00212099">
        <w:rPr>
          <w:b/>
        </w:rPr>
        <w:t>OpenXCDataInterface-settings.properties</w:t>
      </w:r>
    </w:p>
    <w:p w:rsidR="00923E61" w:rsidRDefault="00212099" w:rsidP="00923E61">
      <w:pPr>
        <w:pStyle w:val="ListParagraph"/>
        <w:spacing w:line="276" w:lineRule="auto"/>
      </w:pPr>
      <w:r>
        <w:rPr>
          <w:noProof/>
          <w:lang w:val="en-IN" w:eastAsia="en-IN"/>
        </w:rPr>
        <w:drawing>
          <wp:inline distT="0" distB="0" distL="0" distR="0" wp14:anchorId="224A5712" wp14:editId="74D3C979">
            <wp:extent cx="3324735" cy="3181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0731" cy="3196657"/>
                    </a:xfrm>
                    <a:prstGeom prst="rect">
                      <a:avLst/>
                    </a:prstGeom>
                  </pic:spPr>
                </pic:pic>
              </a:graphicData>
            </a:graphic>
          </wp:inline>
        </w:drawing>
      </w:r>
    </w:p>
    <w:p w:rsidR="00923E61" w:rsidRDefault="00923E61" w:rsidP="00923E61">
      <w:pPr>
        <w:pStyle w:val="ListParagraph"/>
        <w:spacing w:line="276" w:lineRule="auto"/>
      </w:pPr>
    </w:p>
    <w:p w:rsidR="00923E61" w:rsidRDefault="00923E61" w:rsidP="00923E61">
      <w:pPr>
        <w:pStyle w:val="ListParagraph"/>
        <w:spacing w:line="276" w:lineRule="auto"/>
      </w:pPr>
      <w:r>
        <w:t>Properties File SNAPSHOT:</w:t>
      </w:r>
    </w:p>
    <w:p w:rsidR="00923E61" w:rsidRDefault="00923E61" w:rsidP="00923E61">
      <w:pPr>
        <w:pStyle w:val="ListParagraph"/>
        <w:spacing w:line="276" w:lineRule="auto"/>
      </w:pPr>
    </w:p>
    <w:p w:rsidR="00923E61" w:rsidRDefault="00BB1D5C" w:rsidP="00923E61">
      <w:pPr>
        <w:pStyle w:val="ListParagraph"/>
        <w:spacing w:line="276" w:lineRule="auto"/>
      </w:pPr>
      <w:r>
        <w:rPr>
          <w:noProof/>
          <w:lang w:val="en-IN" w:eastAsia="en-IN"/>
        </w:rPr>
        <w:drawing>
          <wp:inline distT="0" distB="0" distL="0" distR="0" wp14:anchorId="6FFCBA60" wp14:editId="494CD308">
            <wp:extent cx="5495925"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5925" cy="1581150"/>
                    </a:xfrm>
                    <a:prstGeom prst="rect">
                      <a:avLst/>
                    </a:prstGeom>
                  </pic:spPr>
                </pic:pic>
              </a:graphicData>
            </a:graphic>
          </wp:inline>
        </w:drawing>
      </w:r>
    </w:p>
    <w:p w:rsidR="00923E61" w:rsidRDefault="00923E61" w:rsidP="00923E61">
      <w:pPr>
        <w:pStyle w:val="ListParagraph"/>
        <w:spacing w:line="276" w:lineRule="auto"/>
      </w:pPr>
    </w:p>
    <w:p w:rsidR="00923E61" w:rsidRDefault="00923E61" w:rsidP="00923E61">
      <w:pPr>
        <w:pStyle w:val="ListParagraph"/>
        <w:spacing w:line="276" w:lineRule="auto"/>
      </w:pPr>
      <w:r w:rsidRPr="00B62811">
        <w:rPr>
          <w:b/>
        </w:rPr>
        <w:t>Important:</w:t>
      </w:r>
      <w:r>
        <w:t xml:space="preserve"> Above settings are to be provided before building the </w:t>
      </w:r>
      <w:proofErr w:type="spellStart"/>
      <w:r w:rsidR="00BB1D5C">
        <w:t>OpenXCDataInterface</w:t>
      </w:r>
      <w:proofErr w:type="spellEnd"/>
      <w:r w:rsidR="00BB1D5C">
        <w:t xml:space="preserve"> </w:t>
      </w:r>
      <w:r>
        <w:t>module, so that it can be pre-configured with output jar file.</w:t>
      </w:r>
    </w:p>
    <w:p w:rsidR="00923E61" w:rsidRDefault="00923E61" w:rsidP="00923E61">
      <w:pPr>
        <w:pStyle w:val="ListParagraph"/>
        <w:spacing w:line="276" w:lineRule="auto"/>
      </w:pPr>
    </w:p>
    <w:p w:rsidR="00923E61" w:rsidRPr="00C20E4C" w:rsidRDefault="00DA50B4" w:rsidP="00DA50B4">
      <w:pPr>
        <w:pStyle w:val="ListParagraph"/>
        <w:numPr>
          <w:ilvl w:val="0"/>
          <w:numId w:val="11"/>
        </w:numPr>
        <w:spacing w:line="276" w:lineRule="auto"/>
        <w:rPr>
          <w:b/>
        </w:rPr>
      </w:pPr>
      <w:proofErr w:type="spellStart"/>
      <w:r w:rsidRPr="00DA50B4">
        <w:rPr>
          <w:b/>
        </w:rPr>
        <w:t>OpenXCDataInterface</w:t>
      </w:r>
      <w:proofErr w:type="spellEnd"/>
      <w:r w:rsidRPr="00DA50B4">
        <w:rPr>
          <w:b/>
        </w:rPr>
        <w:t xml:space="preserve"> </w:t>
      </w:r>
      <w:r w:rsidR="00923E61" w:rsidRPr="00C20E4C">
        <w:rPr>
          <w:b/>
        </w:rPr>
        <w:t xml:space="preserve">Configuration using </w:t>
      </w:r>
      <w:r w:rsidR="00923E61">
        <w:rPr>
          <w:b/>
        </w:rPr>
        <w:t>MOTECH</w:t>
      </w:r>
      <w:r w:rsidR="00923E61" w:rsidRPr="00C20E4C">
        <w:rPr>
          <w:b/>
        </w:rPr>
        <w:t xml:space="preserve"> module Management in Admin Panel – </w:t>
      </w:r>
    </w:p>
    <w:p w:rsidR="00923E61" w:rsidRDefault="00923E61" w:rsidP="00923E61">
      <w:pPr>
        <w:pStyle w:val="ListParagraph"/>
        <w:spacing w:line="276" w:lineRule="auto"/>
      </w:pPr>
      <w:r>
        <w:t xml:space="preserve">There are following steps to configure </w:t>
      </w:r>
      <w:proofErr w:type="spellStart"/>
      <w:r w:rsidR="009A4776">
        <w:t>OpenXCDataInterface</w:t>
      </w:r>
      <w:proofErr w:type="spellEnd"/>
      <w:r w:rsidR="009A4776">
        <w:t xml:space="preserve"> </w:t>
      </w:r>
      <w:r>
        <w:t xml:space="preserve">using this method. </w:t>
      </w:r>
    </w:p>
    <w:p w:rsidR="00923E61" w:rsidRDefault="00923E61" w:rsidP="00923E61">
      <w:pPr>
        <w:pStyle w:val="ListParagraph"/>
        <w:spacing w:line="276" w:lineRule="auto"/>
      </w:pPr>
    </w:p>
    <w:p w:rsidR="00923E61" w:rsidRDefault="00923E61" w:rsidP="00923E61">
      <w:pPr>
        <w:pStyle w:val="ListParagraph"/>
        <w:numPr>
          <w:ilvl w:val="1"/>
          <w:numId w:val="6"/>
        </w:numPr>
        <w:spacing w:line="276" w:lineRule="auto"/>
      </w:pPr>
      <w:r>
        <w:t>Login to the MOTECH Portal and go to “</w:t>
      </w:r>
      <w:r>
        <w:rPr>
          <w:i/>
        </w:rPr>
        <w:t>Admin &gt;&gt; Manage Modules</w:t>
      </w:r>
      <w:r>
        <w:t>”.</w:t>
      </w:r>
    </w:p>
    <w:p w:rsidR="00923E61" w:rsidRDefault="00923E61" w:rsidP="00923E61">
      <w:pPr>
        <w:pStyle w:val="ListParagraph"/>
        <w:numPr>
          <w:ilvl w:val="1"/>
          <w:numId w:val="6"/>
        </w:numPr>
        <w:spacing w:line="276" w:lineRule="auto"/>
      </w:pPr>
      <w:r>
        <w:lastRenderedPageBreak/>
        <w:t>This screen has the list of all modules installed on MOTECH Platform Server like as following screenshot.</w:t>
      </w:r>
    </w:p>
    <w:p w:rsidR="00923E61" w:rsidRDefault="00C13F98" w:rsidP="00923E61">
      <w:pPr>
        <w:pStyle w:val="ListParagraph"/>
        <w:spacing w:line="276" w:lineRule="auto"/>
        <w:ind w:left="1440"/>
      </w:pPr>
      <w:r>
        <w:rPr>
          <w:noProof/>
          <w:lang w:val="en-IN" w:eastAsia="en-IN"/>
        </w:rPr>
        <w:drawing>
          <wp:inline distT="0" distB="0" distL="0" distR="0">
            <wp:extent cx="5324475" cy="2743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2549" cy="2747589"/>
                    </a:xfrm>
                    <a:prstGeom prst="rect">
                      <a:avLst/>
                    </a:prstGeom>
                    <a:noFill/>
                    <a:ln>
                      <a:noFill/>
                    </a:ln>
                  </pic:spPr>
                </pic:pic>
              </a:graphicData>
            </a:graphic>
          </wp:inline>
        </w:drawing>
      </w:r>
    </w:p>
    <w:p w:rsidR="00923E61" w:rsidRDefault="00923E61" w:rsidP="00923E61">
      <w:pPr>
        <w:pStyle w:val="ListParagraph"/>
        <w:spacing w:line="276" w:lineRule="auto"/>
        <w:ind w:left="1440"/>
      </w:pPr>
    </w:p>
    <w:p w:rsidR="00923E61" w:rsidRDefault="00923E61" w:rsidP="00923E61">
      <w:pPr>
        <w:pStyle w:val="ListParagraph"/>
        <w:numPr>
          <w:ilvl w:val="1"/>
          <w:numId w:val="6"/>
        </w:numPr>
        <w:spacing w:line="276" w:lineRule="auto"/>
      </w:pPr>
      <w:r>
        <w:t>Click on Setting button Highlighted in above screen at right “Action” column of the Module list. This action takes user to Configuration screens shown on following screenshot.</w:t>
      </w:r>
    </w:p>
    <w:p w:rsidR="00923E61" w:rsidRDefault="00923E61" w:rsidP="00923E61">
      <w:pPr>
        <w:pStyle w:val="ListParagraph"/>
        <w:spacing w:line="276" w:lineRule="auto"/>
        <w:ind w:left="1440"/>
      </w:pPr>
    </w:p>
    <w:p w:rsidR="00923E61" w:rsidRDefault="00E15308" w:rsidP="00923E61">
      <w:pPr>
        <w:pStyle w:val="ListParagraph"/>
        <w:spacing w:line="276" w:lineRule="auto"/>
        <w:ind w:left="1440"/>
      </w:pPr>
      <w:r>
        <w:rPr>
          <w:noProof/>
          <w:lang w:val="en-IN" w:eastAsia="en-IN"/>
        </w:rPr>
        <w:drawing>
          <wp:inline distT="0" distB="0" distL="0" distR="0" wp14:anchorId="0E213481" wp14:editId="6A682D14">
            <wp:extent cx="5384800" cy="27717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4948" cy="2771851"/>
                    </a:xfrm>
                    <a:prstGeom prst="rect">
                      <a:avLst/>
                    </a:prstGeom>
                  </pic:spPr>
                </pic:pic>
              </a:graphicData>
            </a:graphic>
          </wp:inline>
        </w:drawing>
      </w:r>
    </w:p>
    <w:p w:rsidR="00923E61" w:rsidRDefault="00923E61" w:rsidP="00923E61">
      <w:pPr>
        <w:pStyle w:val="ListParagraph"/>
        <w:spacing w:line="276" w:lineRule="auto"/>
        <w:ind w:left="1440"/>
      </w:pPr>
    </w:p>
    <w:p w:rsidR="00923E61" w:rsidRDefault="00923E61" w:rsidP="00923E61">
      <w:pPr>
        <w:pStyle w:val="ListParagraph"/>
        <w:numPr>
          <w:ilvl w:val="1"/>
          <w:numId w:val="6"/>
        </w:numPr>
        <w:spacing w:line="276" w:lineRule="auto"/>
      </w:pPr>
      <w:r>
        <w:t>Configuration screen provides functionality to test the data connection properties with “Test Database Connection” button. After any modification in connection properties user can test the database connection properties before saving.</w:t>
      </w:r>
    </w:p>
    <w:p w:rsidR="00923E61" w:rsidRDefault="00923E61" w:rsidP="00923E61">
      <w:pPr>
        <w:pStyle w:val="ListParagraph"/>
        <w:spacing w:line="276" w:lineRule="auto"/>
        <w:ind w:left="1440"/>
      </w:pPr>
    </w:p>
    <w:p w:rsidR="00923E61" w:rsidRDefault="00923E61" w:rsidP="00923E61">
      <w:pPr>
        <w:pStyle w:val="ListParagraph"/>
        <w:numPr>
          <w:ilvl w:val="1"/>
          <w:numId w:val="6"/>
        </w:numPr>
        <w:spacing w:line="276" w:lineRule="auto"/>
      </w:pPr>
      <w:r>
        <w:lastRenderedPageBreak/>
        <w:t>Configuration screen provide functionality to save the modified settings with “Save” button. These settings are reflected in the system at run time so there is no need to restart the server.</w:t>
      </w:r>
    </w:p>
    <w:p w:rsidR="00DB3C60" w:rsidRDefault="00DB3C60" w:rsidP="00DB3C60">
      <w:pPr>
        <w:pStyle w:val="ListParagraph"/>
      </w:pPr>
    </w:p>
    <w:p w:rsidR="00DB3C60" w:rsidRDefault="00DB3C60" w:rsidP="00DB3C60">
      <w:pPr>
        <w:pStyle w:val="Heading1"/>
        <w:numPr>
          <w:ilvl w:val="0"/>
          <w:numId w:val="2"/>
        </w:numPr>
        <w:spacing w:line="276" w:lineRule="auto"/>
        <w:rPr>
          <w:b w:val="0"/>
          <w:bCs w:val="0"/>
        </w:rPr>
      </w:pPr>
      <w:proofErr w:type="spellStart"/>
      <w:r w:rsidRPr="003335BD">
        <w:t>Motech</w:t>
      </w:r>
      <w:proofErr w:type="spellEnd"/>
      <w:r w:rsidRPr="003335BD">
        <w:t xml:space="preserve"> Security –</w:t>
      </w:r>
      <w:r>
        <w:t xml:space="preserve"> </w:t>
      </w:r>
      <w:r w:rsidRPr="003335BD">
        <w:t>Manage dynamic URLs</w:t>
      </w:r>
    </w:p>
    <w:p w:rsidR="00DB3C60" w:rsidRDefault="00DB3C60" w:rsidP="00DB3C60">
      <w:pPr>
        <w:pStyle w:val="ListParagraph"/>
        <w:ind w:left="360"/>
      </w:pPr>
      <w:r w:rsidRPr="00382A8C">
        <w:t>This</w:t>
      </w:r>
      <w:r>
        <w:t xml:space="preserve"> is required, if there is need of Rest </w:t>
      </w:r>
      <w:proofErr w:type="spellStart"/>
      <w:r>
        <w:t>Webservices</w:t>
      </w:r>
      <w:proofErr w:type="spellEnd"/>
      <w:r>
        <w:t xml:space="preserve"> is to be accessed with specific security rule for a particular REST URL. </w:t>
      </w:r>
      <w:proofErr w:type="spellStart"/>
      <w:proofErr w:type="gramStart"/>
      <w:r>
        <w:t>mHealthApp</w:t>
      </w:r>
      <w:proofErr w:type="spellEnd"/>
      <w:proofErr w:type="gramEnd"/>
      <w:r>
        <w:t xml:space="preserve"> is using no security for REST </w:t>
      </w:r>
      <w:proofErr w:type="spellStart"/>
      <w:r>
        <w:t>Webservices</w:t>
      </w:r>
      <w:proofErr w:type="spellEnd"/>
      <w:r>
        <w:t xml:space="preserve"> APIs, So we need to configure / manage the dynamic URL of REST APIs with no security. There are following steps needed for that – </w:t>
      </w:r>
    </w:p>
    <w:p w:rsidR="00DB3C60" w:rsidRDefault="00DB3C60" w:rsidP="00DB3C60">
      <w:pPr>
        <w:pStyle w:val="ListParagraph"/>
        <w:numPr>
          <w:ilvl w:val="0"/>
          <w:numId w:val="12"/>
        </w:numPr>
      </w:pPr>
      <w:r>
        <w:t>Login to MOTECH Platform Server.</w:t>
      </w:r>
    </w:p>
    <w:p w:rsidR="00DB3C60" w:rsidRDefault="00DB3C60" w:rsidP="00DB3C60">
      <w:pPr>
        <w:pStyle w:val="ListParagraph"/>
        <w:numPr>
          <w:ilvl w:val="0"/>
          <w:numId w:val="12"/>
        </w:numPr>
      </w:pPr>
      <w:r>
        <w:t>Go to Security &gt; Manage Dynamic URLs</w:t>
      </w:r>
    </w:p>
    <w:p w:rsidR="00DB3C60" w:rsidRDefault="00DB3C60" w:rsidP="00DB3C60">
      <w:pPr>
        <w:pStyle w:val="ListParagraph"/>
        <w:numPr>
          <w:ilvl w:val="0"/>
          <w:numId w:val="12"/>
        </w:numPr>
      </w:pPr>
      <w:r>
        <w:t xml:space="preserve">Click on Add URL Button, it will open a form like as follows – </w:t>
      </w:r>
    </w:p>
    <w:p w:rsidR="00DB3C60" w:rsidRDefault="005D573F" w:rsidP="00DB3C60">
      <w:pPr>
        <w:pStyle w:val="ListParagraph"/>
      </w:pPr>
      <w:r>
        <w:rPr>
          <w:noProof/>
          <w:lang w:val="en-IN" w:eastAsia="en-IN"/>
        </w:rPr>
        <w:drawing>
          <wp:inline distT="0" distB="0" distL="0" distR="0" wp14:anchorId="5CD52BBC" wp14:editId="73E6F2B4">
            <wp:extent cx="5514975" cy="23662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0392" cy="2368578"/>
                    </a:xfrm>
                    <a:prstGeom prst="rect">
                      <a:avLst/>
                    </a:prstGeom>
                  </pic:spPr>
                </pic:pic>
              </a:graphicData>
            </a:graphic>
          </wp:inline>
        </w:drawing>
      </w:r>
    </w:p>
    <w:p w:rsidR="005D573F" w:rsidRDefault="00DB3C60" w:rsidP="005D573F">
      <w:pPr>
        <w:pStyle w:val="ListParagraph"/>
        <w:numPr>
          <w:ilvl w:val="0"/>
          <w:numId w:val="12"/>
        </w:numPr>
      </w:pPr>
      <w:r>
        <w:t xml:space="preserve">Enter the required Items as per above screen. </w:t>
      </w:r>
      <w:r w:rsidRPr="008E72C2">
        <w:t xml:space="preserve">URL should be specified by either providing the complete </w:t>
      </w:r>
      <w:proofErr w:type="spellStart"/>
      <w:proofErr w:type="gramStart"/>
      <w:r w:rsidRPr="008E72C2">
        <w:t>url</w:t>
      </w:r>
      <w:proofErr w:type="spellEnd"/>
      <w:proofErr w:type="gramEnd"/>
      <w:r w:rsidRPr="008E72C2">
        <w:t xml:space="preserve"> or using a regex to match multiple similar URLs.</w:t>
      </w:r>
      <w:r>
        <w:t xml:space="preserve"> In our case we are using regex for </w:t>
      </w:r>
      <w:proofErr w:type="spellStart"/>
      <w:r w:rsidR="005D573F" w:rsidRPr="005D573F">
        <w:t>OpenXCDataInterface</w:t>
      </w:r>
      <w:proofErr w:type="spellEnd"/>
      <w:r w:rsidR="005D573F">
        <w:t xml:space="preserve"> </w:t>
      </w:r>
      <w:r>
        <w:t xml:space="preserve">module’s REST APIs. URL Pattern for </w:t>
      </w:r>
      <w:proofErr w:type="spellStart"/>
      <w:r w:rsidR="005D573F" w:rsidRPr="005D573F">
        <w:t>OpenXCDataInterface</w:t>
      </w:r>
      <w:proofErr w:type="spellEnd"/>
      <w:r w:rsidR="005D573F">
        <w:t xml:space="preserve"> is –</w:t>
      </w:r>
    </w:p>
    <w:p w:rsidR="00DB3C60" w:rsidRDefault="005D573F" w:rsidP="005D573F">
      <w:pPr>
        <w:pStyle w:val="ListParagraph"/>
      </w:pPr>
      <w:r w:rsidRPr="005D573F">
        <w:t>/**/</w:t>
      </w:r>
      <w:proofErr w:type="spellStart"/>
      <w:r w:rsidRPr="005D573F">
        <w:t>OpenXCDataInterface</w:t>
      </w:r>
      <w:proofErr w:type="spellEnd"/>
      <w:r w:rsidRPr="005D573F">
        <w:t>/**</w:t>
      </w:r>
    </w:p>
    <w:p w:rsidR="00DB3C60" w:rsidRDefault="00DB3C60" w:rsidP="00F53D4B">
      <w:pPr>
        <w:pStyle w:val="ListParagraph"/>
        <w:numPr>
          <w:ilvl w:val="0"/>
          <w:numId w:val="12"/>
        </w:numPr>
      </w:pPr>
      <w:r>
        <w:t xml:space="preserve">Click on Activate then </w:t>
      </w:r>
      <w:bookmarkStart w:id="1" w:name="_GoBack"/>
      <w:bookmarkEnd w:id="1"/>
      <w:r w:rsidR="004523D6">
        <w:t>save</w:t>
      </w:r>
      <w:r>
        <w:t xml:space="preserve"> the form to reflect the changes in system.</w:t>
      </w:r>
    </w:p>
    <w:p w:rsidR="00F16E11" w:rsidRDefault="00F16E11" w:rsidP="00F16E11">
      <w:pPr>
        <w:pStyle w:val="Heading1"/>
        <w:numPr>
          <w:ilvl w:val="0"/>
          <w:numId w:val="2"/>
        </w:numPr>
        <w:spacing w:line="276" w:lineRule="auto"/>
      </w:pPr>
      <w:r>
        <w:t xml:space="preserve">APIs Exposed From </w:t>
      </w:r>
      <w:proofErr w:type="spellStart"/>
      <w:r>
        <w:t>OpenXCDataInterface</w:t>
      </w:r>
      <w:proofErr w:type="spellEnd"/>
      <w:r>
        <w:t xml:space="preserve"> Module on MOTECH</w:t>
      </w:r>
    </w:p>
    <w:p w:rsidR="00362A97" w:rsidRDefault="00362A97" w:rsidP="00F16E11">
      <w:pPr>
        <w:rPr>
          <w:b/>
        </w:rPr>
      </w:pPr>
    </w:p>
    <w:p w:rsidR="001B513A" w:rsidRDefault="00F16E11" w:rsidP="00F16E11">
      <w:pPr>
        <w:rPr>
          <w:b/>
        </w:rPr>
      </w:pPr>
      <w:r>
        <w:rPr>
          <w:b/>
        </w:rPr>
        <w:t xml:space="preserve">Set of APIs are listed below along with ref </w:t>
      </w:r>
      <w:proofErr w:type="spellStart"/>
      <w:proofErr w:type="gramStart"/>
      <w:r>
        <w:rPr>
          <w:b/>
        </w:rPr>
        <w:t>url</w:t>
      </w:r>
      <w:proofErr w:type="spellEnd"/>
      <w:r>
        <w:rPr>
          <w:b/>
        </w:rPr>
        <w:t xml:space="preserve"> :</w:t>
      </w:r>
      <w:proofErr w:type="gramEnd"/>
    </w:p>
    <w:p w:rsidR="00F75EAC" w:rsidRDefault="00B2075D" w:rsidP="00F75EAC">
      <w:pPr>
        <w:pStyle w:val="ListParagraph"/>
        <w:numPr>
          <w:ilvl w:val="0"/>
          <w:numId w:val="10"/>
        </w:numPr>
        <w:spacing w:line="276" w:lineRule="auto"/>
        <w:rPr>
          <w:b/>
          <w:i/>
        </w:rPr>
      </w:pPr>
      <w:proofErr w:type="spellStart"/>
      <w:r w:rsidRPr="00B2075D">
        <w:rPr>
          <w:b/>
          <w:i/>
        </w:rPr>
        <w:lastRenderedPageBreak/>
        <w:t>registermHealthVehicle</w:t>
      </w:r>
      <w:proofErr w:type="spellEnd"/>
      <w:r w:rsidR="00F75EAC" w:rsidRPr="00F75EAC">
        <w:rPr>
          <w:b/>
          <w:i/>
        </w:rPr>
        <w:t xml:space="preserve"> </w:t>
      </w:r>
      <w:r w:rsidR="00F75EAC" w:rsidRPr="007A1D16">
        <w:rPr>
          <w:b/>
          <w:i/>
        </w:rPr>
        <w:t>(</w:t>
      </w:r>
      <w:r w:rsidR="00F75EAC">
        <w:rPr>
          <w:b/>
          <w:i/>
        </w:rPr>
        <w:t xml:space="preserve"> </w:t>
      </w:r>
      <w:r w:rsidR="00F75EAC" w:rsidRPr="007A1D16">
        <w:rPr>
          <w:b/>
          <w:i/>
        </w:rPr>
        <w:t>)</w:t>
      </w:r>
    </w:p>
    <w:p w:rsidR="00F75EAC" w:rsidRPr="007A1D16" w:rsidRDefault="00F75EAC" w:rsidP="00F75EAC">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00E56F2A" w:rsidRPr="00E56F2A">
        <w:rPr>
          <w:b/>
          <w:i/>
        </w:rPr>
        <w:t xml:space="preserve">http://localhost:8080/motech-platform-server/module/OpenXCDataInterface/ </w:t>
      </w:r>
      <w:proofErr w:type="spellStart"/>
      <w:r w:rsidR="00E56F2A" w:rsidRPr="00E56F2A">
        <w:rPr>
          <w:b/>
          <w:i/>
        </w:rPr>
        <w:t>reg</w:t>
      </w:r>
      <w:r w:rsidR="00DB4811">
        <w:rPr>
          <w:b/>
          <w:i/>
        </w:rPr>
        <w:t>istermHealthVehicle</w:t>
      </w:r>
      <w:proofErr w:type="spellEnd"/>
    </w:p>
    <w:tbl>
      <w:tblPr>
        <w:tblStyle w:val="TableGrid"/>
        <w:tblW w:w="9702" w:type="dxa"/>
        <w:tblLayout w:type="fixed"/>
        <w:tblLook w:val="04A0" w:firstRow="1" w:lastRow="0" w:firstColumn="1" w:lastColumn="0" w:noHBand="0" w:noVBand="1"/>
      </w:tblPr>
      <w:tblGrid>
        <w:gridCol w:w="2792"/>
        <w:gridCol w:w="2536"/>
        <w:gridCol w:w="3199"/>
        <w:gridCol w:w="1175"/>
      </w:tblGrid>
      <w:tr w:rsidR="00F75EAC" w:rsidRPr="00447EB8" w:rsidTr="00DB1740">
        <w:trPr>
          <w:trHeight w:val="642"/>
        </w:trPr>
        <w:tc>
          <w:tcPr>
            <w:tcW w:w="9702" w:type="dxa"/>
            <w:gridSpan w:val="4"/>
            <w:shd w:val="clear" w:color="auto" w:fill="17365D" w:themeFill="text2" w:themeFillShade="BF"/>
            <w:vAlign w:val="center"/>
          </w:tcPr>
          <w:p w:rsidR="00F75EAC" w:rsidRPr="00A824CC" w:rsidRDefault="00E6389B" w:rsidP="00DB1740">
            <w:pPr>
              <w:rPr>
                <w:b/>
                <w:color w:val="FFFFFF" w:themeColor="background1"/>
              </w:rPr>
            </w:pPr>
            <w:proofErr w:type="spellStart"/>
            <w:r w:rsidRPr="00B2075D">
              <w:rPr>
                <w:rFonts w:ascii="Calibri" w:hAnsi="Calibri" w:cs="Times New Roman"/>
                <w:b/>
                <w:i/>
              </w:rPr>
              <w:t>registermHealthVehicle</w:t>
            </w:r>
            <w:proofErr w:type="spellEnd"/>
          </w:p>
        </w:tc>
      </w:tr>
      <w:tr w:rsidR="00F75EAC" w:rsidTr="00DB1740">
        <w:trPr>
          <w:trHeight w:val="341"/>
        </w:trPr>
        <w:tc>
          <w:tcPr>
            <w:tcW w:w="2792" w:type="dxa"/>
            <w:shd w:val="clear" w:color="auto" w:fill="D9D9D9" w:themeFill="background1" w:themeFillShade="D9"/>
            <w:vAlign w:val="center"/>
          </w:tcPr>
          <w:p w:rsidR="00F75EAC" w:rsidRPr="00876AD0" w:rsidRDefault="00F75EAC" w:rsidP="00DB1740">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F75EAC" w:rsidRPr="00253F58" w:rsidRDefault="00F75EAC"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F75EAC" w:rsidTr="00DB1740">
        <w:trPr>
          <w:trHeight w:val="361"/>
        </w:trPr>
        <w:tc>
          <w:tcPr>
            <w:tcW w:w="2792" w:type="dxa"/>
            <w:shd w:val="clear" w:color="auto" w:fill="D9D9D9" w:themeFill="background1" w:themeFillShade="D9"/>
            <w:vAlign w:val="center"/>
          </w:tcPr>
          <w:p w:rsidR="00F75EAC" w:rsidRPr="00876AD0" w:rsidRDefault="00F75EAC" w:rsidP="00DB1740">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F75EAC" w:rsidRPr="00253F58" w:rsidRDefault="00B12893" w:rsidP="00DB1740">
            <w:pPr>
              <w:rPr>
                <w:rFonts w:ascii="Calibri" w:eastAsia="Times New Roman" w:hAnsi="Calibri" w:cs="Calibri"/>
                <w:color w:val="000000"/>
                <w:sz w:val="20"/>
                <w:szCs w:val="20"/>
              </w:rPr>
            </w:pPr>
            <w:r w:rsidRPr="00DA185B">
              <w:rPr>
                <w:rFonts w:ascii="Calibri" w:eastAsia="Times New Roman" w:hAnsi="Calibri" w:cs="Calibri"/>
                <w:color w:val="000000"/>
                <w:sz w:val="20"/>
                <w:szCs w:val="20"/>
              </w:rPr>
              <w:t xml:space="preserve">Register </w:t>
            </w:r>
            <w:r w:rsidR="00DB4811">
              <w:rPr>
                <w:rFonts w:ascii="Calibri" w:eastAsia="Times New Roman" w:hAnsi="Calibri" w:cs="Calibri"/>
                <w:color w:val="000000"/>
                <w:sz w:val="20"/>
                <w:szCs w:val="20"/>
              </w:rPr>
              <w:t xml:space="preserve">a </w:t>
            </w:r>
            <w:r w:rsidRPr="00DA185B">
              <w:rPr>
                <w:rFonts w:ascii="Calibri" w:eastAsia="Times New Roman" w:hAnsi="Calibri" w:cs="Calibri"/>
                <w:color w:val="000000"/>
                <w:sz w:val="20"/>
                <w:szCs w:val="20"/>
              </w:rPr>
              <w:t xml:space="preserve">vehicle using the web service API </w:t>
            </w:r>
            <w:proofErr w:type="spellStart"/>
            <w:r w:rsidRPr="00DA185B">
              <w:rPr>
                <w:rFonts w:ascii="Calibri" w:eastAsia="Times New Roman" w:hAnsi="Calibri" w:cs="Calibri"/>
                <w:color w:val="000000"/>
                <w:sz w:val="20"/>
                <w:szCs w:val="20"/>
              </w:rPr>
              <w:t>registermHealthVehicle</w:t>
            </w:r>
            <w:proofErr w:type="spellEnd"/>
            <w:r w:rsidRPr="00DA185B">
              <w:rPr>
                <w:rFonts w:ascii="Calibri" w:eastAsia="Times New Roman" w:hAnsi="Calibri" w:cs="Calibri"/>
                <w:color w:val="000000"/>
                <w:sz w:val="20"/>
                <w:szCs w:val="20"/>
              </w:rPr>
              <w:t xml:space="preserve"> ().</w:t>
            </w:r>
          </w:p>
        </w:tc>
      </w:tr>
      <w:tr w:rsidR="00DB4811" w:rsidTr="00DB1740">
        <w:trPr>
          <w:trHeight w:val="358"/>
        </w:trPr>
        <w:tc>
          <w:tcPr>
            <w:tcW w:w="2792" w:type="dxa"/>
            <w:vMerge w:val="restart"/>
            <w:shd w:val="clear" w:color="auto" w:fill="D9D9D9" w:themeFill="background1" w:themeFillShade="D9"/>
          </w:tcPr>
          <w:p w:rsidR="00DB4811" w:rsidRPr="00876AD0" w:rsidRDefault="00DB4811" w:rsidP="00DB1740">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vMerge w:val="restart"/>
          </w:tcPr>
          <w:p w:rsidR="00DB4811" w:rsidRPr="000A50BE" w:rsidRDefault="00DB4811" w:rsidP="00DB1740">
            <w:pPr>
              <w:rPr>
                <w:rFonts w:ascii="Calibri" w:eastAsia="Times New Roman" w:hAnsi="Calibri" w:cs="Calibri"/>
                <w:color w:val="000000"/>
                <w:sz w:val="20"/>
                <w:szCs w:val="20"/>
              </w:rPr>
            </w:pPr>
            <w:r w:rsidRPr="000A50BE">
              <w:rPr>
                <w:rFonts w:ascii="Calibri" w:eastAsia="Times New Roman" w:hAnsi="Calibri" w:cs="Calibri"/>
                <w:color w:val="000000"/>
                <w:sz w:val="20"/>
                <w:szCs w:val="20"/>
              </w:rPr>
              <w:t>Data Format : JSON data</w:t>
            </w:r>
          </w:p>
        </w:tc>
        <w:tc>
          <w:tcPr>
            <w:tcW w:w="4374" w:type="dxa"/>
            <w:gridSpan w:val="2"/>
            <w:vAlign w:val="center"/>
          </w:tcPr>
          <w:p w:rsidR="00DB4811" w:rsidRDefault="00DB4811" w:rsidP="00DB1740">
            <w:pPr>
              <w:rPr>
                <w:b/>
                <w:i/>
                <w:sz w:val="20"/>
                <w:szCs w:val="20"/>
              </w:rPr>
            </w:pPr>
            <w:r>
              <w:rPr>
                <w:b/>
                <w:i/>
                <w:sz w:val="20"/>
                <w:szCs w:val="20"/>
              </w:rPr>
              <w:t>Sample JSON ------</w:t>
            </w:r>
          </w:p>
          <w:p w:rsidR="00DB4811" w:rsidRPr="00DB4811" w:rsidRDefault="00DB4811" w:rsidP="00C317CB">
            <w:pPr>
              <w:rPr>
                <w:rFonts w:ascii="Calibri" w:eastAsia="Times New Roman" w:hAnsi="Calibri" w:cs="Calibri"/>
                <w:color w:val="000000"/>
                <w:sz w:val="20"/>
                <w:szCs w:val="20"/>
              </w:rPr>
            </w:pPr>
            <w:r w:rsidRPr="00DB4811">
              <w:rPr>
                <w:i/>
                <w:sz w:val="20"/>
                <w:szCs w:val="20"/>
              </w:rPr>
              <w:t>{"vehRegnNo":"AH17FT238</w:t>
            </w:r>
            <w:r w:rsidR="00C317CB">
              <w:rPr>
                <w:i/>
                <w:sz w:val="20"/>
                <w:szCs w:val="20"/>
              </w:rPr>
              <w:t>7","vehChasisNo":"QW5T2Y8</w:t>
            </w:r>
            <w:r w:rsidRPr="00DB4811">
              <w:rPr>
                <w:i/>
                <w:sz w:val="20"/>
                <w:szCs w:val="20"/>
              </w:rPr>
              <w:t>233","vehMake":"Honda","vehModel":"Jazz","contactNo":"9977657890","emailId":"mary@mail.com"}</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1740">
            <w:pPr>
              <w:rPr>
                <w:b/>
                <w:sz w:val="20"/>
                <w:szCs w:val="20"/>
              </w:rPr>
            </w:pPr>
            <w:proofErr w:type="spellStart"/>
            <w:r w:rsidRPr="00DB4811">
              <w:rPr>
                <w:sz w:val="20"/>
                <w:szCs w:val="20"/>
              </w:rPr>
              <w:t>vehRegnNo</w:t>
            </w:r>
            <w:proofErr w:type="spellEnd"/>
            <w:r w:rsidRPr="00DB4811">
              <w:rPr>
                <w:sz w:val="20"/>
                <w:szCs w:val="20"/>
              </w:rPr>
              <w:t xml:space="preserve">                                                 </w:t>
            </w:r>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1740">
            <w:pPr>
              <w:rPr>
                <w:sz w:val="20"/>
                <w:szCs w:val="20"/>
              </w:rPr>
            </w:pPr>
            <w:proofErr w:type="spellStart"/>
            <w:r w:rsidRPr="00DB4811">
              <w:rPr>
                <w:sz w:val="20"/>
                <w:szCs w:val="20"/>
              </w:rPr>
              <w:t>vehChasisNo</w:t>
            </w:r>
            <w:proofErr w:type="spellEnd"/>
            <w:r w:rsidRPr="00DB4811">
              <w:rPr>
                <w:sz w:val="20"/>
                <w:szCs w:val="20"/>
              </w:rPr>
              <w:t xml:space="preserve">                                             </w:t>
            </w:r>
            <w:r>
              <w:rPr>
                <w:sz w:val="20"/>
                <w:szCs w:val="20"/>
              </w:rPr>
              <w:t xml:space="preserve"> </w:t>
            </w:r>
            <w:r w:rsidRPr="00DB4811">
              <w:rPr>
                <w:sz w:val="20"/>
                <w:szCs w:val="20"/>
              </w:rPr>
              <w:t xml:space="preserve"> </w:t>
            </w:r>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proofErr w:type="spellStart"/>
            <w:r w:rsidRPr="00DB4811">
              <w:rPr>
                <w:sz w:val="20"/>
                <w:szCs w:val="20"/>
              </w:rPr>
              <w:t>vehMake</w:t>
            </w:r>
            <w:proofErr w:type="spellEnd"/>
            <w:r>
              <w:rPr>
                <w:sz w:val="20"/>
                <w:szCs w:val="20"/>
              </w:rPr>
              <w:t xml:space="preserve">                                                      :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proofErr w:type="spellStart"/>
            <w:r w:rsidRPr="00DB4811">
              <w:rPr>
                <w:sz w:val="20"/>
                <w:szCs w:val="20"/>
              </w:rPr>
              <w:t>vehModel</w:t>
            </w:r>
            <w:proofErr w:type="spellEnd"/>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proofErr w:type="spellStart"/>
            <w:r w:rsidRPr="00DB4811">
              <w:rPr>
                <w:sz w:val="20"/>
                <w:szCs w:val="20"/>
              </w:rPr>
              <w:t>contactNo</w:t>
            </w:r>
            <w:proofErr w:type="spellEnd"/>
            <w:r>
              <w:rPr>
                <w:sz w:val="20"/>
                <w:szCs w:val="20"/>
              </w:rPr>
              <w:t xml:space="preserve">                                                    </w:t>
            </w:r>
            <w:r w:rsidRPr="00DB4811">
              <w:rPr>
                <w:sz w:val="20"/>
                <w:szCs w:val="20"/>
              </w:rPr>
              <w:t>: String</w:t>
            </w:r>
          </w:p>
        </w:tc>
      </w:tr>
      <w:tr w:rsidR="00DB4811" w:rsidTr="00DB1740">
        <w:trPr>
          <w:trHeight w:val="358"/>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DB1740">
            <w:pPr>
              <w:rPr>
                <w:rFonts w:ascii="Calibri" w:eastAsia="Times New Roman" w:hAnsi="Calibri" w:cs="Calibri"/>
                <w:color w:val="000000"/>
                <w:sz w:val="20"/>
                <w:szCs w:val="20"/>
              </w:rPr>
            </w:pPr>
          </w:p>
        </w:tc>
        <w:tc>
          <w:tcPr>
            <w:tcW w:w="4374" w:type="dxa"/>
            <w:gridSpan w:val="2"/>
            <w:vAlign w:val="center"/>
          </w:tcPr>
          <w:p w:rsidR="00DB4811" w:rsidRPr="00DB4811" w:rsidRDefault="00DB4811" w:rsidP="00DB4811">
            <w:pPr>
              <w:rPr>
                <w:sz w:val="20"/>
                <w:szCs w:val="20"/>
              </w:rPr>
            </w:pPr>
            <w:proofErr w:type="spellStart"/>
            <w:r w:rsidRPr="00DB4811">
              <w:rPr>
                <w:sz w:val="20"/>
                <w:szCs w:val="20"/>
              </w:rPr>
              <w:t>emailId</w:t>
            </w:r>
            <w:proofErr w:type="spellEnd"/>
            <w:r>
              <w:rPr>
                <w:sz w:val="20"/>
                <w:szCs w:val="20"/>
              </w:rPr>
              <w:t xml:space="preserve">                                                         </w:t>
            </w:r>
            <w:r w:rsidRPr="00DB4811">
              <w:rPr>
                <w:sz w:val="20"/>
                <w:szCs w:val="20"/>
              </w:rPr>
              <w:t>: String</w:t>
            </w:r>
          </w:p>
        </w:tc>
      </w:tr>
      <w:tr w:rsidR="00DB4811" w:rsidTr="00DB1740">
        <w:trPr>
          <w:trHeight w:val="152"/>
        </w:trPr>
        <w:tc>
          <w:tcPr>
            <w:tcW w:w="2792" w:type="dxa"/>
            <w:vMerge w:val="restart"/>
            <w:shd w:val="clear" w:color="auto" w:fill="D9D9D9" w:themeFill="background1" w:themeFillShade="D9"/>
          </w:tcPr>
          <w:p w:rsidR="00DB4811" w:rsidRPr="00876AD0" w:rsidRDefault="00DB4811" w:rsidP="00DB1740">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vMerge w:val="restart"/>
          </w:tcPr>
          <w:p w:rsidR="00DB4811" w:rsidRPr="00253F58" w:rsidRDefault="00C317CB" w:rsidP="006672BF">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in </w:t>
            </w:r>
            <w:proofErr w:type="spellStart"/>
            <w:r>
              <w:rPr>
                <w:rFonts w:ascii="Calibri" w:eastAsia="Times New Roman" w:hAnsi="Calibri" w:cs="Calibri"/>
                <w:color w:val="000000"/>
                <w:sz w:val="20"/>
                <w:szCs w:val="20"/>
              </w:rPr>
              <w:t>Json</w:t>
            </w:r>
            <w:proofErr w:type="spellEnd"/>
            <w:r>
              <w:rPr>
                <w:rFonts w:ascii="Calibri" w:eastAsia="Times New Roman" w:hAnsi="Calibri" w:cs="Calibri"/>
                <w:color w:val="000000"/>
                <w:sz w:val="20"/>
                <w:szCs w:val="20"/>
              </w:rPr>
              <w:t xml:space="preserve"> format</w:t>
            </w:r>
            <w:r w:rsidR="00DB4811" w:rsidRPr="00253F58">
              <w:rPr>
                <w:rFonts w:ascii="Calibri" w:eastAsia="Times New Roman" w:hAnsi="Calibri" w:cs="Calibri"/>
                <w:color w:val="000000"/>
                <w:sz w:val="20"/>
                <w:szCs w:val="20"/>
              </w:rPr>
              <w:t>.</w:t>
            </w:r>
          </w:p>
        </w:tc>
        <w:tc>
          <w:tcPr>
            <w:tcW w:w="3199" w:type="dxa"/>
            <w:tcBorders>
              <w:right w:val="nil"/>
            </w:tcBorders>
            <w:vAlign w:val="center"/>
          </w:tcPr>
          <w:p w:rsidR="00DB4811" w:rsidRDefault="00DB4811" w:rsidP="00DB4811">
            <w:pPr>
              <w:rPr>
                <w:b/>
                <w:i/>
                <w:sz w:val="20"/>
                <w:szCs w:val="20"/>
              </w:rPr>
            </w:pPr>
            <w:r>
              <w:rPr>
                <w:b/>
                <w:i/>
                <w:sz w:val="20"/>
                <w:szCs w:val="20"/>
              </w:rPr>
              <w:t>Sample JSON ------</w:t>
            </w:r>
          </w:p>
          <w:p w:rsidR="00DB4811" w:rsidRDefault="00DB4811" w:rsidP="00DB1740">
            <w:pPr>
              <w:rPr>
                <w:i/>
                <w:sz w:val="20"/>
                <w:szCs w:val="20"/>
              </w:rPr>
            </w:pPr>
            <w:r w:rsidRPr="00DB4811">
              <w:rPr>
                <w:i/>
                <w:sz w:val="20"/>
                <w:szCs w:val="20"/>
              </w:rPr>
              <w:t>{</w:t>
            </w:r>
            <w:r w:rsidR="00B13DC1">
              <w:rPr>
                <w:i/>
                <w:sz w:val="20"/>
                <w:szCs w:val="20"/>
              </w:rPr>
              <w:t xml:space="preserve"> "</w:t>
            </w:r>
            <w:proofErr w:type="spellStart"/>
            <w:r w:rsidR="00B13DC1">
              <w:rPr>
                <w:i/>
                <w:sz w:val="20"/>
                <w:szCs w:val="20"/>
              </w:rPr>
              <w:t>vehicleId</w:t>
            </w:r>
            <w:proofErr w:type="spellEnd"/>
            <w:r w:rsidR="00B13DC1">
              <w:rPr>
                <w:i/>
                <w:sz w:val="20"/>
                <w:szCs w:val="20"/>
              </w:rPr>
              <w:t>": "100004",</w:t>
            </w:r>
            <w:r w:rsidRPr="00DB4811">
              <w:rPr>
                <w:i/>
                <w:sz w:val="20"/>
                <w:szCs w:val="20"/>
              </w:rPr>
              <w:t>"errorMsg":"", "</w:t>
            </w:r>
            <w:proofErr w:type="spellStart"/>
            <w:r w:rsidRPr="00DB4811">
              <w:rPr>
                <w:i/>
                <w:sz w:val="20"/>
                <w:szCs w:val="20"/>
              </w:rPr>
              <w:t>responseMsg</w:t>
            </w:r>
            <w:proofErr w:type="spellEnd"/>
            <w:r w:rsidRPr="00DB4811">
              <w:rPr>
                <w:i/>
                <w:sz w:val="20"/>
                <w:szCs w:val="20"/>
              </w:rPr>
              <w:t>":</w:t>
            </w:r>
            <w:r w:rsidR="00B13DC1">
              <w:rPr>
                <w:i/>
                <w:sz w:val="20"/>
                <w:szCs w:val="20"/>
              </w:rPr>
              <w:t xml:space="preserve"> "Y"</w:t>
            </w:r>
            <w:r w:rsidRPr="00DB4811">
              <w:rPr>
                <w:i/>
                <w:sz w:val="20"/>
                <w:szCs w:val="20"/>
              </w:rPr>
              <w:t>}</w:t>
            </w:r>
          </w:p>
          <w:p w:rsidR="00DB4811" w:rsidRDefault="00DB4811" w:rsidP="00DB1740">
            <w:pPr>
              <w:rPr>
                <w:i/>
                <w:sz w:val="20"/>
                <w:szCs w:val="20"/>
              </w:rPr>
            </w:pPr>
          </w:p>
          <w:p w:rsidR="00DB4811" w:rsidRPr="00B13DC1" w:rsidRDefault="00B13DC1" w:rsidP="00DB1740">
            <w:pPr>
              <w:rPr>
                <w:sz w:val="20"/>
                <w:szCs w:val="20"/>
              </w:rPr>
            </w:pPr>
            <w:proofErr w:type="spellStart"/>
            <w:proofErr w:type="gramStart"/>
            <w:r w:rsidRPr="00B13DC1">
              <w:rPr>
                <w:sz w:val="20"/>
                <w:szCs w:val="20"/>
              </w:rPr>
              <w:t>responseMsg</w:t>
            </w:r>
            <w:proofErr w:type="spellEnd"/>
            <w:proofErr w:type="gramEnd"/>
            <w:r w:rsidRPr="00B13DC1">
              <w:rPr>
                <w:sz w:val="20"/>
                <w:szCs w:val="20"/>
              </w:rPr>
              <w:t xml:space="preserve"> will </w:t>
            </w:r>
            <w:r>
              <w:rPr>
                <w:sz w:val="20"/>
                <w:szCs w:val="20"/>
              </w:rPr>
              <w:t xml:space="preserve">only </w:t>
            </w:r>
            <w:r w:rsidRPr="00B13DC1">
              <w:rPr>
                <w:sz w:val="20"/>
                <w:szCs w:val="20"/>
              </w:rPr>
              <w:t>have values Y/N/E.</w:t>
            </w:r>
          </w:p>
          <w:p w:rsidR="00B13DC1" w:rsidRPr="00B13DC1" w:rsidRDefault="00B13DC1" w:rsidP="00DB1740">
            <w:pPr>
              <w:rPr>
                <w:sz w:val="20"/>
                <w:szCs w:val="20"/>
              </w:rPr>
            </w:pPr>
            <w:r w:rsidRPr="00B13DC1">
              <w:rPr>
                <w:sz w:val="20"/>
                <w:szCs w:val="20"/>
              </w:rPr>
              <w:t>Y – Data successfully inserted</w:t>
            </w:r>
          </w:p>
          <w:p w:rsidR="00B13DC1" w:rsidRPr="00B13DC1" w:rsidRDefault="00B13DC1" w:rsidP="00DB1740">
            <w:pPr>
              <w:rPr>
                <w:sz w:val="20"/>
                <w:szCs w:val="20"/>
              </w:rPr>
            </w:pPr>
            <w:r w:rsidRPr="00B13DC1">
              <w:rPr>
                <w:sz w:val="20"/>
                <w:szCs w:val="20"/>
              </w:rPr>
              <w:t>N – Exception occurred while inserting the data</w:t>
            </w:r>
          </w:p>
          <w:p w:rsidR="00B13DC1" w:rsidRPr="005D0D2B" w:rsidRDefault="00B13DC1" w:rsidP="00DB1740">
            <w:pPr>
              <w:rPr>
                <w:b/>
                <w:i/>
                <w:sz w:val="20"/>
                <w:szCs w:val="20"/>
              </w:rPr>
            </w:pPr>
            <w:r w:rsidRPr="00B13DC1">
              <w:rPr>
                <w:sz w:val="20"/>
                <w:szCs w:val="20"/>
              </w:rPr>
              <w:t>E – Vehicle Registration Number already exists</w:t>
            </w:r>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p>
        </w:tc>
      </w:tr>
      <w:tr w:rsidR="00DB4811" w:rsidTr="00DB1740">
        <w:trPr>
          <w:trHeight w:val="152"/>
        </w:trPr>
        <w:tc>
          <w:tcPr>
            <w:tcW w:w="2792" w:type="dxa"/>
            <w:vMerge/>
            <w:shd w:val="clear" w:color="auto" w:fill="D9D9D9" w:themeFill="background1" w:themeFillShade="D9"/>
          </w:tcPr>
          <w:p w:rsidR="00DB4811" w:rsidRPr="00876AD0" w:rsidRDefault="00DB4811" w:rsidP="00DB1740">
            <w:pPr>
              <w:rPr>
                <w:rFonts w:ascii="Calibri" w:eastAsia="Times New Roman" w:hAnsi="Calibri" w:cs="Calibri"/>
                <w:b/>
                <w:color w:val="000000"/>
              </w:rPr>
            </w:pPr>
          </w:p>
        </w:tc>
        <w:tc>
          <w:tcPr>
            <w:tcW w:w="2536" w:type="dxa"/>
            <w:vMerge/>
          </w:tcPr>
          <w:p w:rsidR="00DB4811" w:rsidRPr="00253F58" w:rsidRDefault="00DB4811" w:rsidP="006672BF">
            <w:pPr>
              <w:rPr>
                <w:rFonts w:ascii="Calibri" w:eastAsia="Times New Roman" w:hAnsi="Calibri" w:cs="Calibri"/>
                <w:color w:val="000000"/>
                <w:sz w:val="20"/>
                <w:szCs w:val="20"/>
              </w:rPr>
            </w:pPr>
          </w:p>
        </w:tc>
        <w:tc>
          <w:tcPr>
            <w:tcW w:w="3199" w:type="dxa"/>
            <w:tcBorders>
              <w:right w:val="nil"/>
            </w:tcBorders>
            <w:vAlign w:val="center"/>
          </w:tcPr>
          <w:p w:rsidR="00DB4811" w:rsidRPr="00253F58" w:rsidRDefault="00DB4811" w:rsidP="00DB1740">
            <w:pPr>
              <w:rPr>
                <w:rFonts w:ascii="Calibri" w:eastAsia="Times New Roman" w:hAnsi="Calibri" w:cs="Calibri"/>
                <w:color w:val="000000"/>
                <w:sz w:val="20"/>
                <w:szCs w:val="20"/>
              </w:rPr>
            </w:pPr>
            <w:proofErr w:type="spellStart"/>
            <w:r w:rsidRPr="005D0D2B">
              <w:rPr>
                <w:b/>
                <w:i/>
                <w:sz w:val="20"/>
                <w:szCs w:val="20"/>
              </w:rPr>
              <w:t>vehicleId</w:t>
            </w:r>
            <w:proofErr w:type="spellEnd"/>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 String</w:t>
            </w:r>
          </w:p>
        </w:tc>
      </w:tr>
      <w:tr w:rsidR="00DB4811" w:rsidTr="00DB1740">
        <w:trPr>
          <w:trHeight w:val="233"/>
        </w:trPr>
        <w:tc>
          <w:tcPr>
            <w:tcW w:w="2792" w:type="dxa"/>
            <w:vMerge/>
            <w:shd w:val="clear" w:color="auto" w:fill="D9D9D9" w:themeFill="background1" w:themeFillShade="D9"/>
            <w:vAlign w:val="center"/>
          </w:tcPr>
          <w:p w:rsidR="00DB4811" w:rsidRPr="00876AD0" w:rsidRDefault="00DB4811" w:rsidP="00DB1740">
            <w:pPr>
              <w:rPr>
                <w:rFonts w:ascii="Calibri" w:eastAsia="Times New Roman" w:hAnsi="Calibri" w:cs="Calibri"/>
                <w:b/>
                <w:color w:val="000000"/>
              </w:rPr>
            </w:pPr>
          </w:p>
        </w:tc>
        <w:tc>
          <w:tcPr>
            <w:tcW w:w="2536" w:type="dxa"/>
            <w:vMerge/>
            <w:vAlign w:val="center"/>
          </w:tcPr>
          <w:p w:rsidR="00DB4811" w:rsidRPr="00253F58" w:rsidRDefault="00DB4811" w:rsidP="00DB1740">
            <w:pPr>
              <w:rPr>
                <w:rFonts w:ascii="Calibri" w:eastAsia="Times New Roman" w:hAnsi="Calibri" w:cs="Calibri"/>
                <w:color w:val="000000"/>
                <w:sz w:val="20"/>
                <w:szCs w:val="20"/>
              </w:rPr>
            </w:pPr>
          </w:p>
        </w:tc>
        <w:tc>
          <w:tcPr>
            <w:tcW w:w="3199" w:type="dxa"/>
            <w:tcBorders>
              <w:right w:val="nil"/>
            </w:tcBorders>
            <w:vAlign w:val="center"/>
          </w:tcPr>
          <w:p w:rsidR="00DB4811" w:rsidRPr="00253F58" w:rsidRDefault="00DB4811" w:rsidP="00DB1740">
            <w:pPr>
              <w:rPr>
                <w:rFonts w:ascii="Calibri" w:eastAsia="Times New Roman" w:hAnsi="Calibri" w:cs="Calibri"/>
                <w:color w:val="000000"/>
                <w:sz w:val="20"/>
                <w:szCs w:val="20"/>
              </w:rPr>
            </w:pPr>
            <w:proofErr w:type="spellStart"/>
            <w:r w:rsidRPr="005D0D2B">
              <w:rPr>
                <w:b/>
                <w:i/>
                <w:sz w:val="20"/>
                <w:szCs w:val="20"/>
              </w:rPr>
              <w:t>responseMsg</w:t>
            </w:r>
            <w:proofErr w:type="spellEnd"/>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 String</w:t>
            </w:r>
          </w:p>
        </w:tc>
      </w:tr>
      <w:tr w:rsidR="00DB4811" w:rsidTr="00DB1740">
        <w:trPr>
          <w:trHeight w:val="233"/>
        </w:trPr>
        <w:tc>
          <w:tcPr>
            <w:tcW w:w="2792" w:type="dxa"/>
            <w:vMerge/>
            <w:shd w:val="clear" w:color="auto" w:fill="D9D9D9" w:themeFill="background1" w:themeFillShade="D9"/>
            <w:vAlign w:val="center"/>
          </w:tcPr>
          <w:p w:rsidR="00DB4811" w:rsidRPr="00876AD0" w:rsidRDefault="00DB4811" w:rsidP="00DB1740">
            <w:pPr>
              <w:rPr>
                <w:rFonts w:ascii="Calibri" w:eastAsia="Times New Roman" w:hAnsi="Calibri" w:cs="Calibri"/>
                <w:b/>
                <w:color w:val="000000"/>
              </w:rPr>
            </w:pPr>
          </w:p>
        </w:tc>
        <w:tc>
          <w:tcPr>
            <w:tcW w:w="2536" w:type="dxa"/>
            <w:vMerge/>
            <w:vAlign w:val="center"/>
          </w:tcPr>
          <w:p w:rsidR="00DB4811" w:rsidRPr="00253F58" w:rsidRDefault="00DB4811" w:rsidP="00DB1740">
            <w:pPr>
              <w:rPr>
                <w:rFonts w:ascii="Calibri" w:eastAsia="Times New Roman" w:hAnsi="Calibri" w:cs="Calibri"/>
                <w:color w:val="000000"/>
                <w:sz w:val="20"/>
                <w:szCs w:val="20"/>
              </w:rPr>
            </w:pPr>
          </w:p>
        </w:tc>
        <w:tc>
          <w:tcPr>
            <w:tcW w:w="3199" w:type="dxa"/>
            <w:tcBorders>
              <w:right w:val="nil"/>
            </w:tcBorders>
            <w:vAlign w:val="center"/>
          </w:tcPr>
          <w:p w:rsidR="00DB4811" w:rsidRPr="00253F58" w:rsidRDefault="00DB4811" w:rsidP="00DB1740">
            <w:pPr>
              <w:rPr>
                <w:b/>
                <w:i/>
                <w:sz w:val="20"/>
                <w:szCs w:val="20"/>
              </w:rPr>
            </w:pPr>
            <w:proofErr w:type="spellStart"/>
            <w:r w:rsidRPr="00253F58">
              <w:rPr>
                <w:b/>
                <w:i/>
                <w:sz w:val="20"/>
                <w:szCs w:val="20"/>
              </w:rPr>
              <w:t>errorMsg</w:t>
            </w:r>
            <w:proofErr w:type="spellEnd"/>
            <w:r w:rsidRPr="00253F58">
              <w:rPr>
                <w:rFonts w:ascii="Calibri" w:eastAsia="Times New Roman" w:hAnsi="Calibri" w:cs="Calibri"/>
                <w:color w:val="000000"/>
                <w:sz w:val="20"/>
                <w:szCs w:val="20"/>
              </w:rPr>
              <w:t>(will be blank if no error)</w:t>
            </w:r>
          </w:p>
        </w:tc>
        <w:tc>
          <w:tcPr>
            <w:tcW w:w="1175" w:type="dxa"/>
            <w:tcBorders>
              <w:left w:val="nil"/>
            </w:tcBorders>
            <w:vAlign w:val="center"/>
          </w:tcPr>
          <w:p w:rsidR="00DB4811" w:rsidRPr="00253F58" w:rsidRDefault="00DB4811" w:rsidP="00DB1740">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 String</w:t>
            </w:r>
          </w:p>
        </w:tc>
      </w:tr>
    </w:tbl>
    <w:p w:rsidR="006C7228" w:rsidRDefault="006C7228">
      <w:pPr>
        <w:rPr>
          <w:b/>
        </w:rPr>
      </w:pPr>
    </w:p>
    <w:p w:rsidR="006C7228" w:rsidRDefault="006C7228" w:rsidP="006C7228">
      <w:pPr>
        <w:pStyle w:val="ListParagraph"/>
        <w:numPr>
          <w:ilvl w:val="0"/>
          <w:numId w:val="10"/>
        </w:numPr>
        <w:spacing w:line="276" w:lineRule="auto"/>
        <w:rPr>
          <w:b/>
          <w:i/>
        </w:rPr>
      </w:pPr>
      <w:proofErr w:type="spellStart"/>
      <w:r w:rsidRPr="006C7228">
        <w:rPr>
          <w:b/>
          <w:i/>
        </w:rPr>
        <w:t>getRegisteredmHealthVehicleList</w:t>
      </w:r>
      <w:proofErr w:type="spellEnd"/>
      <w:r w:rsidRPr="006C7228">
        <w:rPr>
          <w:b/>
          <w:i/>
        </w:rPr>
        <w:t xml:space="preserve"> </w:t>
      </w:r>
      <w:r w:rsidRPr="007A1D16">
        <w:rPr>
          <w:b/>
          <w:i/>
        </w:rPr>
        <w:t>(</w:t>
      </w:r>
      <w:r>
        <w:rPr>
          <w:b/>
          <w:i/>
        </w:rPr>
        <w:t xml:space="preserve"> </w:t>
      </w:r>
      <w:r w:rsidRPr="007A1D16">
        <w:rPr>
          <w:b/>
          <w:i/>
        </w:rPr>
        <w:t>)</w:t>
      </w:r>
    </w:p>
    <w:p w:rsidR="006C7228" w:rsidRPr="007A1D16" w:rsidRDefault="006C7228" w:rsidP="006C7228">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00FA0989" w:rsidRPr="006C7228">
        <w:rPr>
          <w:b/>
          <w:i/>
        </w:rPr>
        <w:t>getRegisteredmHealthVehicleList</w:t>
      </w:r>
      <w:proofErr w:type="spellEnd"/>
      <w:r w:rsidR="00FA0989" w:rsidRPr="006C7228">
        <w:rPr>
          <w:b/>
          <w:i/>
        </w:rPr>
        <w:t xml:space="preserve"> </w:t>
      </w:r>
    </w:p>
    <w:tbl>
      <w:tblPr>
        <w:tblStyle w:val="TableGrid"/>
        <w:tblW w:w="9702" w:type="dxa"/>
        <w:tblLayout w:type="fixed"/>
        <w:tblLook w:val="04A0" w:firstRow="1" w:lastRow="0" w:firstColumn="1" w:lastColumn="0" w:noHBand="0" w:noVBand="1"/>
      </w:tblPr>
      <w:tblGrid>
        <w:gridCol w:w="2792"/>
        <w:gridCol w:w="2536"/>
        <w:gridCol w:w="3199"/>
        <w:gridCol w:w="1175"/>
      </w:tblGrid>
      <w:tr w:rsidR="006C7228" w:rsidRPr="00447EB8" w:rsidTr="00CD214D">
        <w:trPr>
          <w:trHeight w:val="642"/>
        </w:trPr>
        <w:tc>
          <w:tcPr>
            <w:tcW w:w="9702" w:type="dxa"/>
            <w:gridSpan w:val="4"/>
            <w:shd w:val="clear" w:color="auto" w:fill="17365D" w:themeFill="text2" w:themeFillShade="BF"/>
            <w:vAlign w:val="center"/>
          </w:tcPr>
          <w:p w:rsidR="006C7228" w:rsidRPr="00A824CC" w:rsidRDefault="002F3598" w:rsidP="00CD214D">
            <w:pPr>
              <w:rPr>
                <w:b/>
                <w:color w:val="FFFFFF" w:themeColor="background1"/>
              </w:rPr>
            </w:pPr>
            <w:proofErr w:type="spellStart"/>
            <w:r w:rsidRPr="002F3598">
              <w:rPr>
                <w:rFonts w:ascii="Calibri" w:hAnsi="Calibri" w:cs="Times New Roman"/>
                <w:b/>
                <w:i/>
              </w:rPr>
              <w:t>getRegisteredmHealthVehicleList</w:t>
            </w:r>
            <w:proofErr w:type="spellEnd"/>
          </w:p>
        </w:tc>
      </w:tr>
      <w:tr w:rsidR="006C7228" w:rsidTr="00CD214D">
        <w:trPr>
          <w:trHeight w:val="341"/>
        </w:trPr>
        <w:tc>
          <w:tcPr>
            <w:tcW w:w="2792" w:type="dxa"/>
            <w:shd w:val="clear" w:color="auto" w:fill="D9D9D9" w:themeFill="background1" w:themeFillShade="D9"/>
            <w:vAlign w:val="center"/>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6C7228" w:rsidRPr="00253F58" w:rsidRDefault="006C7228" w:rsidP="00CD214D">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6C7228" w:rsidTr="00CD214D">
        <w:trPr>
          <w:trHeight w:val="361"/>
        </w:trPr>
        <w:tc>
          <w:tcPr>
            <w:tcW w:w="2792" w:type="dxa"/>
            <w:shd w:val="clear" w:color="auto" w:fill="D9D9D9" w:themeFill="background1" w:themeFillShade="D9"/>
            <w:vAlign w:val="center"/>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6C7228" w:rsidRPr="00253F58" w:rsidRDefault="00A747D0" w:rsidP="00CD214D">
            <w:pPr>
              <w:rPr>
                <w:rFonts w:ascii="Calibri" w:eastAsia="Times New Roman" w:hAnsi="Calibri" w:cs="Calibri"/>
                <w:color w:val="000000"/>
                <w:sz w:val="20"/>
                <w:szCs w:val="20"/>
              </w:rPr>
            </w:pPr>
            <w:r w:rsidRPr="00A747D0">
              <w:rPr>
                <w:rFonts w:ascii="Calibri" w:eastAsia="Times New Roman" w:hAnsi="Calibri" w:cs="Calibri"/>
                <w:color w:val="000000"/>
                <w:sz w:val="20"/>
                <w:szCs w:val="20"/>
              </w:rPr>
              <w:t xml:space="preserve">Displaying the list of all the registered vehicles using the web service exposed API </w:t>
            </w:r>
            <w:proofErr w:type="spellStart"/>
            <w:r w:rsidRPr="00A747D0">
              <w:rPr>
                <w:rFonts w:ascii="Calibri" w:eastAsia="Times New Roman" w:hAnsi="Calibri" w:cs="Calibri"/>
                <w:color w:val="000000"/>
                <w:sz w:val="20"/>
                <w:szCs w:val="20"/>
              </w:rPr>
              <w:t>getRegisteredmHealthVehicleList</w:t>
            </w:r>
            <w:proofErr w:type="spellEnd"/>
            <w:r w:rsidRPr="00A747D0">
              <w:rPr>
                <w:rFonts w:ascii="Calibri" w:eastAsia="Times New Roman" w:hAnsi="Calibri" w:cs="Calibri"/>
                <w:color w:val="000000"/>
                <w:sz w:val="20"/>
                <w:szCs w:val="20"/>
              </w:rPr>
              <w:t xml:space="preserve"> ().</w:t>
            </w:r>
          </w:p>
        </w:tc>
      </w:tr>
      <w:tr w:rsidR="006C7228" w:rsidTr="00CD214D">
        <w:trPr>
          <w:trHeight w:val="358"/>
        </w:trPr>
        <w:tc>
          <w:tcPr>
            <w:tcW w:w="2792" w:type="dxa"/>
            <w:shd w:val="clear" w:color="auto" w:fill="D9D9D9" w:themeFill="background1" w:themeFillShade="D9"/>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lastRenderedPageBreak/>
              <w:t>Input Parameter</w:t>
            </w:r>
          </w:p>
        </w:tc>
        <w:tc>
          <w:tcPr>
            <w:tcW w:w="2536" w:type="dxa"/>
          </w:tcPr>
          <w:p w:rsidR="006C7228" w:rsidRPr="00253F58" w:rsidRDefault="006C7228" w:rsidP="00CD214D">
            <w:pPr>
              <w:rPr>
                <w:rFonts w:ascii="Calibri" w:eastAsia="Times New Roman" w:hAnsi="Calibri" w:cs="Calibri"/>
                <w:color w:val="000000"/>
                <w:sz w:val="20"/>
                <w:szCs w:val="20"/>
              </w:rPr>
            </w:pPr>
          </w:p>
        </w:tc>
        <w:tc>
          <w:tcPr>
            <w:tcW w:w="4374" w:type="dxa"/>
            <w:gridSpan w:val="2"/>
            <w:vAlign w:val="center"/>
          </w:tcPr>
          <w:p w:rsidR="006C7228" w:rsidRPr="00253F58" w:rsidRDefault="00B947BD" w:rsidP="00CD214D">
            <w:pPr>
              <w:rPr>
                <w:rFonts w:ascii="Calibri" w:eastAsia="Times New Roman" w:hAnsi="Calibri" w:cs="Calibri"/>
                <w:color w:val="000000"/>
                <w:sz w:val="20"/>
                <w:szCs w:val="20"/>
              </w:rPr>
            </w:pPr>
            <w:r>
              <w:rPr>
                <w:b/>
                <w:i/>
                <w:sz w:val="20"/>
                <w:szCs w:val="20"/>
              </w:rPr>
              <w:t>No input data required</w:t>
            </w:r>
          </w:p>
        </w:tc>
      </w:tr>
      <w:tr w:rsidR="006C7228" w:rsidTr="00CD214D">
        <w:trPr>
          <w:trHeight w:val="152"/>
        </w:trPr>
        <w:tc>
          <w:tcPr>
            <w:tcW w:w="2792" w:type="dxa"/>
            <w:shd w:val="clear" w:color="auto" w:fill="D9D9D9" w:themeFill="background1" w:themeFillShade="D9"/>
          </w:tcPr>
          <w:p w:rsidR="006C7228" w:rsidRPr="00876AD0" w:rsidRDefault="006C7228" w:rsidP="00CD214D">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6C7228" w:rsidRPr="00253F58" w:rsidRDefault="006C7228" w:rsidP="00CD214D">
            <w:pPr>
              <w:rPr>
                <w:rFonts w:ascii="Calibri" w:eastAsia="Times New Roman" w:hAnsi="Calibri" w:cs="Calibri"/>
                <w:color w:val="000000"/>
                <w:sz w:val="20"/>
                <w:szCs w:val="20"/>
              </w:rPr>
            </w:pPr>
            <w:proofErr w:type="spellStart"/>
            <w:r w:rsidRPr="00253F58">
              <w:rPr>
                <w:rFonts w:ascii="Calibri" w:eastAsia="Times New Roman" w:hAnsi="Calibri" w:cs="Calibri"/>
                <w:color w:val="000000"/>
                <w:sz w:val="20"/>
                <w:szCs w:val="20"/>
              </w:rPr>
              <w:t>Json</w:t>
            </w:r>
            <w:proofErr w:type="spellEnd"/>
            <w:r w:rsidRPr="00253F58">
              <w:rPr>
                <w:rFonts w:ascii="Calibri" w:eastAsia="Times New Roman" w:hAnsi="Calibri" w:cs="Calibri"/>
                <w:color w:val="000000"/>
                <w:sz w:val="20"/>
                <w:szCs w:val="20"/>
              </w:rPr>
              <w:t xml:space="preserve"> </w:t>
            </w:r>
            <w:r>
              <w:rPr>
                <w:rFonts w:ascii="Calibri" w:eastAsia="Times New Roman" w:hAnsi="Calibri" w:cs="Calibri"/>
                <w:color w:val="000000"/>
                <w:sz w:val="20"/>
                <w:szCs w:val="20"/>
              </w:rPr>
              <w:t>Array</w:t>
            </w:r>
            <w:r w:rsidRPr="00253F58">
              <w:rPr>
                <w:rFonts w:ascii="Calibri" w:eastAsia="Times New Roman" w:hAnsi="Calibri" w:cs="Calibri"/>
                <w:color w:val="000000"/>
                <w:sz w:val="20"/>
                <w:szCs w:val="20"/>
              </w:rPr>
              <w:t>.</w:t>
            </w:r>
          </w:p>
        </w:tc>
        <w:tc>
          <w:tcPr>
            <w:tcW w:w="3199" w:type="dxa"/>
            <w:tcBorders>
              <w:right w:val="nil"/>
            </w:tcBorders>
            <w:vAlign w:val="center"/>
          </w:tcPr>
          <w:p w:rsidR="00641F17" w:rsidRPr="00641F17" w:rsidRDefault="00C47A54" w:rsidP="00CD214D">
            <w:pPr>
              <w:rPr>
                <w:b/>
                <w:i/>
                <w:sz w:val="20"/>
                <w:szCs w:val="20"/>
              </w:rPr>
            </w:pPr>
            <w:r w:rsidRPr="00C47A54">
              <w:rPr>
                <w:b/>
                <w:i/>
                <w:sz w:val="20"/>
                <w:szCs w:val="20"/>
              </w:rPr>
              <w:t>Displays all registered vehicle list</w:t>
            </w:r>
            <w:r>
              <w:rPr>
                <w:b/>
                <w:i/>
                <w:sz w:val="20"/>
                <w:szCs w:val="20"/>
              </w:rPr>
              <w:t xml:space="preserve"> which includes (</w:t>
            </w:r>
            <w:proofErr w:type="spellStart"/>
            <w:r w:rsidRPr="00857F5D">
              <w:rPr>
                <w:b/>
                <w:i/>
                <w:sz w:val="20"/>
                <w:szCs w:val="20"/>
              </w:rPr>
              <w:t>vehicleId</w:t>
            </w:r>
            <w:proofErr w:type="spellEnd"/>
            <w:r>
              <w:rPr>
                <w:b/>
                <w:i/>
                <w:sz w:val="20"/>
                <w:szCs w:val="20"/>
              </w:rPr>
              <w:t xml:space="preserve">, </w:t>
            </w:r>
            <w:proofErr w:type="spellStart"/>
            <w:r w:rsidRPr="00857F5D">
              <w:rPr>
                <w:b/>
                <w:i/>
                <w:sz w:val="20"/>
                <w:szCs w:val="20"/>
              </w:rPr>
              <w:t>vehRegnNo</w:t>
            </w:r>
            <w:proofErr w:type="spellEnd"/>
            <w:r w:rsidRPr="00857F5D">
              <w:rPr>
                <w:b/>
                <w:i/>
                <w:sz w:val="20"/>
                <w:szCs w:val="20"/>
              </w:rPr>
              <w:t xml:space="preserve">, </w:t>
            </w:r>
            <w:proofErr w:type="spellStart"/>
            <w:r w:rsidRPr="00857F5D">
              <w:rPr>
                <w:b/>
                <w:i/>
                <w:sz w:val="20"/>
                <w:szCs w:val="20"/>
              </w:rPr>
              <w:t>vehChasisNo</w:t>
            </w:r>
            <w:proofErr w:type="spellEnd"/>
            <w:r w:rsidRPr="00857F5D">
              <w:rPr>
                <w:b/>
                <w:i/>
                <w:sz w:val="20"/>
                <w:szCs w:val="20"/>
              </w:rPr>
              <w:t xml:space="preserve">, </w:t>
            </w:r>
            <w:proofErr w:type="spellStart"/>
            <w:r w:rsidRPr="00857F5D">
              <w:rPr>
                <w:b/>
                <w:i/>
                <w:sz w:val="20"/>
                <w:szCs w:val="20"/>
              </w:rPr>
              <w:t>vehMake</w:t>
            </w:r>
            <w:proofErr w:type="spellEnd"/>
            <w:r w:rsidRPr="00857F5D">
              <w:rPr>
                <w:b/>
                <w:i/>
                <w:sz w:val="20"/>
                <w:szCs w:val="20"/>
              </w:rPr>
              <w:t xml:space="preserve">, </w:t>
            </w:r>
            <w:proofErr w:type="spellStart"/>
            <w:r w:rsidRPr="00857F5D">
              <w:rPr>
                <w:b/>
                <w:i/>
                <w:sz w:val="20"/>
                <w:szCs w:val="20"/>
              </w:rPr>
              <w:t>vehModel</w:t>
            </w:r>
            <w:proofErr w:type="spellEnd"/>
            <w:r w:rsidRPr="00857F5D">
              <w:rPr>
                <w:b/>
                <w:i/>
                <w:sz w:val="20"/>
                <w:szCs w:val="20"/>
              </w:rPr>
              <w:t xml:space="preserve">, </w:t>
            </w:r>
            <w:proofErr w:type="spellStart"/>
            <w:r w:rsidRPr="00857F5D">
              <w:rPr>
                <w:b/>
                <w:i/>
                <w:sz w:val="20"/>
                <w:szCs w:val="20"/>
              </w:rPr>
              <w:t>contactNo</w:t>
            </w:r>
            <w:proofErr w:type="spellEnd"/>
            <w:r w:rsidRPr="00857F5D">
              <w:rPr>
                <w:b/>
                <w:i/>
                <w:sz w:val="20"/>
                <w:szCs w:val="20"/>
              </w:rPr>
              <w:t xml:space="preserve">, </w:t>
            </w:r>
            <w:proofErr w:type="spellStart"/>
            <w:r w:rsidRPr="00857F5D">
              <w:rPr>
                <w:b/>
                <w:i/>
                <w:sz w:val="20"/>
                <w:szCs w:val="20"/>
              </w:rPr>
              <w:t>emailId</w:t>
            </w:r>
            <w:proofErr w:type="spellEnd"/>
            <w:r w:rsidRPr="00857F5D">
              <w:rPr>
                <w:b/>
                <w:i/>
                <w:sz w:val="20"/>
                <w:szCs w:val="20"/>
              </w:rPr>
              <w:t xml:space="preserve">, </w:t>
            </w:r>
            <w:proofErr w:type="spellStart"/>
            <w:r w:rsidRPr="00857F5D">
              <w:rPr>
                <w:b/>
                <w:i/>
                <w:sz w:val="20"/>
                <w:szCs w:val="20"/>
              </w:rPr>
              <w:t>registeredOn</w:t>
            </w:r>
            <w:proofErr w:type="spellEnd"/>
            <w:r>
              <w:rPr>
                <w:b/>
                <w:i/>
                <w:sz w:val="20"/>
                <w:szCs w:val="20"/>
              </w:rPr>
              <w:t>)</w:t>
            </w:r>
          </w:p>
        </w:tc>
        <w:tc>
          <w:tcPr>
            <w:tcW w:w="1175" w:type="dxa"/>
            <w:tcBorders>
              <w:left w:val="nil"/>
            </w:tcBorders>
            <w:vAlign w:val="center"/>
          </w:tcPr>
          <w:p w:rsidR="006C7228" w:rsidRPr="00253F58" w:rsidRDefault="006C7228" w:rsidP="00CD214D">
            <w:pPr>
              <w:rPr>
                <w:rFonts w:ascii="Calibri" w:eastAsia="Times New Roman" w:hAnsi="Calibri" w:cs="Calibri"/>
                <w:color w:val="000000"/>
                <w:sz w:val="20"/>
                <w:szCs w:val="20"/>
              </w:rPr>
            </w:pPr>
          </w:p>
        </w:tc>
      </w:tr>
    </w:tbl>
    <w:p w:rsidR="00607043" w:rsidRDefault="00607043" w:rsidP="006C7228">
      <w:pPr>
        <w:rPr>
          <w:b/>
        </w:rPr>
      </w:pPr>
    </w:p>
    <w:p w:rsidR="00607043" w:rsidRDefault="006C6F5D" w:rsidP="00607043">
      <w:pPr>
        <w:pStyle w:val="ListParagraph"/>
        <w:numPr>
          <w:ilvl w:val="0"/>
          <w:numId w:val="10"/>
        </w:numPr>
        <w:spacing w:line="276" w:lineRule="auto"/>
        <w:rPr>
          <w:b/>
          <w:i/>
        </w:rPr>
      </w:pPr>
      <w:proofErr w:type="spellStart"/>
      <w:r w:rsidRPr="00F06F90">
        <w:rPr>
          <w:b/>
          <w:i/>
        </w:rPr>
        <w:t>getmHealthVehicleId</w:t>
      </w:r>
      <w:proofErr w:type="spellEnd"/>
      <w:r w:rsidRPr="00F06F90">
        <w:rPr>
          <w:b/>
          <w:i/>
        </w:rPr>
        <w:t xml:space="preserve"> </w:t>
      </w:r>
      <w:r w:rsidR="00607043" w:rsidRPr="007A1D16">
        <w:rPr>
          <w:b/>
          <w:i/>
        </w:rPr>
        <w:t>(</w:t>
      </w:r>
      <w:r w:rsidR="00607043">
        <w:rPr>
          <w:b/>
          <w:i/>
        </w:rPr>
        <w:t xml:space="preserve"> </w:t>
      </w:r>
      <w:r w:rsidR="00607043" w:rsidRPr="007A1D16">
        <w:rPr>
          <w:b/>
          <w:i/>
        </w:rPr>
        <w:t>)</w:t>
      </w:r>
    </w:p>
    <w:p w:rsidR="00607043" w:rsidRPr="007A1D16" w:rsidRDefault="00607043" w:rsidP="00607043">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006C6F5D" w:rsidRPr="00F06F90">
        <w:rPr>
          <w:b/>
          <w:i/>
        </w:rPr>
        <w:t>getmHealthVehicleId</w:t>
      </w:r>
      <w:proofErr w:type="spellEnd"/>
      <w:r w:rsidR="006C6F5D" w:rsidRPr="00F06F90">
        <w:rPr>
          <w:b/>
          <w:i/>
        </w:rPr>
        <w:t xml:space="preserve">/{ </w:t>
      </w:r>
      <w:proofErr w:type="spellStart"/>
      <w:r w:rsidR="006C6F5D" w:rsidRPr="00F06F90">
        <w:rPr>
          <w:b/>
          <w:i/>
        </w:rPr>
        <w:t>vehicleRegistrationNo</w:t>
      </w:r>
      <w:proofErr w:type="spellEnd"/>
      <w:r w:rsidR="006C6F5D" w:rsidRPr="00F06F90">
        <w:rPr>
          <w:b/>
          <w:i/>
        </w:rPr>
        <w:t xml:space="preserve"> }</w:t>
      </w:r>
    </w:p>
    <w:tbl>
      <w:tblPr>
        <w:tblStyle w:val="TableGrid"/>
        <w:tblW w:w="9702" w:type="dxa"/>
        <w:tblLayout w:type="fixed"/>
        <w:tblLook w:val="04A0" w:firstRow="1" w:lastRow="0" w:firstColumn="1" w:lastColumn="0" w:noHBand="0" w:noVBand="1"/>
      </w:tblPr>
      <w:tblGrid>
        <w:gridCol w:w="2792"/>
        <w:gridCol w:w="2536"/>
        <w:gridCol w:w="3199"/>
        <w:gridCol w:w="1175"/>
      </w:tblGrid>
      <w:tr w:rsidR="00607043" w:rsidRPr="00447EB8" w:rsidTr="00CD214D">
        <w:trPr>
          <w:trHeight w:val="642"/>
        </w:trPr>
        <w:tc>
          <w:tcPr>
            <w:tcW w:w="9702" w:type="dxa"/>
            <w:gridSpan w:val="4"/>
            <w:shd w:val="clear" w:color="auto" w:fill="17365D" w:themeFill="text2" w:themeFillShade="BF"/>
            <w:vAlign w:val="center"/>
          </w:tcPr>
          <w:p w:rsidR="00607043" w:rsidRPr="00A824CC" w:rsidRDefault="00A765D8" w:rsidP="00CD214D">
            <w:pPr>
              <w:rPr>
                <w:b/>
                <w:color w:val="FFFFFF" w:themeColor="background1"/>
              </w:rPr>
            </w:pPr>
            <w:proofErr w:type="spellStart"/>
            <w:r w:rsidRPr="00EA323C">
              <w:rPr>
                <w:rFonts w:ascii="Calibri" w:hAnsi="Calibri" w:cs="Times New Roman"/>
                <w:b/>
                <w:i/>
              </w:rPr>
              <w:t>getmHealthVehicleId</w:t>
            </w:r>
            <w:proofErr w:type="spellEnd"/>
          </w:p>
        </w:tc>
      </w:tr>
      <w:tr w:rsidR="00607043" w:rsidTr="00CD214D">
        <w:trPr>
          <w:trHeight w:val="341"/>
        </w:trPr>
        <w:tc>
          <w:tcPr>
            <w:tcW w:w="2792" w:type="dxa"/>
            <w:shd w:val="clear" w:color="auto" w:fill="D9D9D9" w:themeFill="background1" w:themeFillShade="D9"/>
            <w:vAlign w:val="center"/>
          </w:tcPr>
          <w:p w:rsidR="00607043" w:rsidRPr="00876AD0" w:rsidRDefault="00607043" w:rsidP="00CD214D">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607043" w:rsidRPr="00253F58" w:rsidRDefault="00607043" w:rsidP="00CD214D">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607043" w:rsidTr="00CD214D">
        <w:trPr>
          <w:trHeight w:val="361"/>
        </w:trPr>
        <w:tc>
          <w:tcPr>
            <w:tcW w:w="2792" w:type="dxa"/>
            <w:shd w:val="clear" w:color="auto" w:fill="D9D9D9" w:themeFill="background1" w:themeFillShade="D9"/>
            <w:vAlign w:val="center"/>
          </w:tcPr>
          <w:p w:rsidR="00607043" w:rsidRPr="00876AD0" w:rsidRDefault="00607043" w:rsidP="00CD214D">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607043" w:rsidRPr="00253F58" w:rsidRDefault="006D24EB" w:rsidP="00CD214D">
            <w:pPr>
              <w:rPr>
                <w:rFonts w:ascii="Calibri" w:eastAsia="Times New Roman" w:hAnsi="Calibri" w:cs="Calibri"/>
                <w:color w:val="000000"/>
                <w:sz w:val="20"/>
                <w:szCs w:val="20"/>
              </w:rPr>
            </w:pPr>
            <w:r w:rsidRPr="0013481F">
              <w:rPr>
                <w:rFonts w:ascii="Calibri" w:eastAsia="Times New Roman" w:hAnsi="Calibri" w:cs="Calibri"/>
                <w:color w:val="000000"/>
                <w:sz w:val="20"/>
                <w:szCs w:val="20"/>
              </w:rPr>
              <w:t xml:space="preserve">Get registered vehicle ID using the web service exposed API </w:t>
            </w:r>
            <w:proofErr w:type="spellStart"/>
            <w:r w:rsidRPr="0013481F">
              <w:rPr>
                <w:rFonts w:ascii="Calibri" w:eastAsia="Times New Roman" w:hAnsi="Calibri" w:cs="Calibri"/>
                <w:color w:val="000000"/>
                <w:sz w:val="20"/>
                <w:szCs w:val="20"/>
              </w:rPr>
              <w:t>getmHealthVehicleId</w:t>
            </w:r>
            <w:proofErr w:type="spellEnd"/>
            <w:r w:rsidRPr="0013481F">
              <w:rPr>
                <w:rFonts w:ascii="Calibri" w:eastAsia="Times New Roman" w:hAnsi="Calibri" w:cs="Calibri"/>
                <w:color w:val="000000"/>
                <w:sz w:val="20"/>
                <w:szCs w:val="20"/>
              </w:rPr>
              <w:t xml:space="preserve"> ().</w:t>
            </w:r>
          </w:p>
        </w:tc>
      </w:tr>
      <w:tr w:rsidR="000A50BE" w:rsidTr="00CD214D">
        <w:trPr>
          <w:trHeight w:val="358"/>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Passed as a parameter in URL</w:t>
            </w:r>
          </w:p>
        </w:tc>
        <w:tc>
          <w:tcPr>
            <w:tcW w:w="4374" w:type="dxa"/>
            <w:gridSpan w:val="2"/>
            <w:vAlign w:val="center"/>
          </w:tcPr>
          <w:p w:rsidR="000A50BE" w:rsidRPr="00253F58" w:rsidRDefault="000A50BE" w:rsidP="000A50BE">
            <w:pPr>
              <w:rPr>
                <w:rFonts w:ascii="Calibri" w:eastAsia="Times New Roman" w:hAnsi="Calibri" w:cs="Calibri"/>
                <w:color w:val="000000"/>
                <w:sz w:val="20"/>
                <w:szCs w:val="20"/>
              </w:rPr>
            </w:pPr>
            <w:proofErr w:type="spellStart"/>
            <w:r w:rsidRPr="0013481F">
              <w:rPr>
                <w:b/>
                <w:i/>
                <w:sz w:val="20"/>
                <w:szCs w:val="20"/>
              </w:rPr>
              <w:t>vehicleRegistrationNo</w:t>
            </w:r>
            <w:proofErr w:type="spellEnd"/>
          </w:p>
        </w:tc>
      </w:tr>
      <w:tr w:rsidR="000A50BE" w:rsidTr="00CD214D">
        <w:trPr>
          <w:trHeight w:val="152"/>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in </w:t>
            </w:r>
            <w:proofErr w:type="spellStart"/>
            <w:r w:rsidRPr="00253F58">
              <w:rPr>
                <w:rFonts w:ascii="Calibri" w:eastAsia="Times New Roman" w:hAnsi="Calibri" w:cs="Calibri"/>
                <w:color w:val="000000"/>
                <w:sz w:val="20"/>
                <w:szCs w:val="20"/>
              </w:rPr>
              <w:t>Json</w:t>
            </w:r>
            <w:proofErr w:type="spellEnd"/>
            <w:r>
              <w:rPr>
                <w:rFonts w:ascii="Calibri" w:eastAsia="Times New Roman" w:hAnsi="Calibri" w:cs="Calibri"/>
                <w:color w:val="000000"/>
                <w:sz w:val="20"/>
                <w:szCs w:val="20"/>
              </w:rPr>
              <w:t xml:space="preserve"> format</w:t>
            </w:r>
            <w:r w:rsidRPr="00253F58">
              <w:rPr>
                <w:rFonts w:ascii="Calibri" w:eastAsia="Times New Roman" w:hAnsi="Calibri" w:cs="Calibri"/>
                <w:color w:val="000000"/>
                <w:sz w:val="20"/>
                <w:szCs w:val="20"/>
              </w:rPr>
              <w:t>.</w:t>
            </w:r>
          </w:p>
        </w:tc>
        <w:tc>
          <w:tcPr>
            <w:tcW w:w="3199" w:type="dxa"/>
            <w:tcBorders>
              <w:right w:val="nil"/>
            </w:tcBorders>
            <w:vAlign w:val="center"/>
          </w:tcPr>
          <w:p w:rsidR="000A50BE" w:rsidRPr="00253F58" w:rsidRDefault="000A50BE" w:rsidP="000A50BE">
            <w:pPr>
              <w:rPr>
                <w:rFonts w:ascii="Calibri" w:eastAsia="Times New Roman" w:hAnsi="Calibri" w:cs="Calibri"/>
                <w:color w:val="000000"/>
                <w:sz w:val="20"/>
                <w:szCs w:val="20"/>
              </w:rPr>
            </w:pPr>
            <w:r w:rsidRPr="00A44DD3">
              <w:rPr>
                <w:b/>
                <w:i/>
                <w:sz w:val="20"/>
                <w:szCs w:val="20"/>
              </w:rPr>
              <w:t>Returns Vehicle ID as</w:t>
            </w:r>
            <w:r w:rsidR="00C317CB">
              <w:rPr>
                <w:b/>
                <w:i/>
                <w:sz w:val="20"/>
                <w:szCs w:val="20"/>
              </w:rPr>
              <w:t xml:space="preserve"> </w:t>
            </w:r>
            <w:proofErr w:type="spellStart"/>
            <w:r w:rsidR="00C317CB">
              <w:rPr>
                <w:b/>
                <w:i/>
                <w:sz w:val="20"/>
                <w:szCs w:val="20"/>
              </w:rPr>
              <w:t>Json</w:t>
            </w:r>
            <w:proofErr w:type="spellEnd"/>
          </w:p>
        </w:tc>
        <w:tc>
          <w:tcPr>
            <w:tcW w:w="1175" w:type="dxa"/>
            <w:tcBorders>
              <w:left w:val="nil"/>
            </w:tcBorders>
            <w:vAlign w:val="center"/>
          </w:tcPr>
          <w:p w:rsidR="000A50BE" w:rsidRPr="00253F58" w:rsidRDefault="000A50BE" w:rsidP="000A50BE">
            <w:pPr>
              <w:rPr>
                <w:rFonts w:ascii="Calibri" w:eastAsia="Times New Roman" w:hAnsi="Calibri" w:cs="Calibri"/>
                <w:color w:val="000000"/>
                <w:sz w:val="20"/>
                <w:szCs w:val="20"/>
              </w:rPr>
            </w:pPr>
          </w:p>
        </w:tc>
      </w:tr>
    </w:tbl>
    <w:p w:rsidR="0091044B" w:rsidRDefault="0091044B" w:rsidP="006C7228">
      <w:pPr>
        <w:rPr>
          <w:b/>
        </w:rPr>
      </w:pPr>
    </w:p>
    <w:p w:rsidR="0091044B" w:rsidRDefault="00802759" w:rsidP="0091044B">
      <w:pPr>
        <w:pStyle w:val="ListParagraph"/>
        <w:numPr>
          <w:ilvl w:val="0"/>
          <w:numId w:val="10"/>
        </w:numPr>
        <w:spacing w:line="276" w:lineRule="auto"/>
        <w:rPr>
          <w:b/>
          <w:i/>
        </w:rPr>
      </w:pPr>
      <w:proofErr w:type="spellStart"/>
      <w:r w:rsidRPr="00E03AC2">
        <w:rPr>
          <w:b/>
          <w:i/>
        </w:rPr>
        <w:t>getmHealthVehicleLocation</w:t>
      </w:r>
      <w:proofErr w:type="spellEnd"/>
      <w:r w:rsidRPr="00E03AC2">
        <w:rPr>
          <w:b/>
          <w:i/>
        </w:rPr>
        <w:t xml:space="preserve"> </w:t>
      </w:r>
      <w:r w:rsidR="0091044B" w:rsidRPr="007A1D16">
        <w:rPr>
          <w:b/>
          <w:i/>
        </w:rPr>
        <w:t>(</w:t>
      </w:r>
      <w:r w:rsidR="0091044B">
        <w:rPr>
          <w:b/>
          <w:i/>
        </w:rPr>
        <w:t xml:space="preserve"> </w:t>
      </w:r>
      <w:r w:rsidR="0091044B" w:rsidRPr="007A1D16">
        <w:rPr>
          <w:b/>
          <w:i/>
        </w:rPr>
        <w:t>)</w:t>
      </w:r>
    </w:p>
    <w:p w:rsidR="0091044B" w:rsidRPr="007A1D16" w:rsidRDefault="0091044B" w:rsidP="0091044B">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00802759" w:rsidRPr="00E03AC2">
        <w:rPr>
          <w:b/>
          <w:i/>
        </w:rPr>
        <w:t>getmHealthVehicleLocation</w:t>
      </w:r>
      <w:proofErr w:type="spellEnd"/>
      <w:r w:rsidR="00802759" w:rsidRPr="00E03AC2">
        <w:rPr>
          <w:b/>
          <w:i/>
        </w:rPr>
        <w:t xml:space="preserve"> </w:t>
      </w:r>
      <w:r w:rsidRPr="00F06F90">
        <w:rPr>
          <w:b/>
          <w:i/>
        </w:rPr>
        <w:t xml:space="preserve">/{ </w:t>
      </w:r>
      <w:proofErr w:type="spellStart"/>
      <w:r w:rsidRPr="00F06F90">
        <w:rPr>
          <w:b/>
          <w:i/>
        </w:rPr>
        <w:t>vehicle</w:t>
      </w:r>
      <w:r w:rsidR="00802759">
        <w:rPr>
          <w:b/>
          <w:i/>
        </w:rPr>
        <w:t>Id</w:t>
      </w:r>
      <w:proofErr w:type="spellEnd"/>
      <w:r w:rsidRPr="00F06F90">
        <w:rPr>
          <w:b/>
          <w:i/>
        </w:rPr>
        <w:t>}</w:t>
      </w:r>
    </w:p>
    <w:tbl>
      <w:tblPr>
        <w:tblStyle w:val="TableGrid"/>
        <w:tblW w:w="9702" w:type="dxa"/>
        <w:tblLayout w:type="fixed"/>
        <w:tblLook w:val="04A0" w:firstRow="1" w:lastRow="0" w:firstColumn="1" w:lastColumn="0" w:noHBand="0" w:noVBand="1"/>
      </w:tblPr>
      <w:tblGrid>
        <w:gridCol w:w="2792"/>
        <w:gridCol w:w="2536"/>
        <w:gridCol w:w="3199"/>
        <w:gridCol w:w="1175"/>
      </w:tblGrid>
      <w:tr w:rsidR="0091044B" w:rsidRPr="00447EB8" w:rsidTr="008809D2">
        <w:trPr>
          <w:trHeight w:val="642"/>
        </w:trPr>
        <w:tc>
          <w:tcPr>
            <w:tcW w:w="9702" w:type="dxa"/>
            <w:gridSpan w:val="4"/>
            <w:shd w:val="clear" w:color="auto" w:fill="17365D" w:themeFill="text2" w:themeFillShade="BF"/>
            <w:vAlign w:val="center"/>
          </w:tcPr>
          <w:p w:rsidR="0091044B" w:rsidRPr="00A824CC" w:rsidRDefault="00877460" w:rsidP="008809D2">
            <w:pPr>
              <w:rPr>
                <w:b/>
                <w:color w:val="FFFFFF" w:themeColor="background1"/>
              </w:rPr>
            </w:pPr>
            <w:proofErr w:type="spellStart"/>
            <w:r w:rsidRPr="00E03AC2">
              <w:rPr>
                <w:rFonts w:ascii="Calibri" w:hAnsi="Calibri"/>
                <w:b/>
                <w:i/>
              </w:rPr>
              <w:t>getmHealthVehicleLocation</w:t>
            </w:r>
            <w:proofErr w:type="spellEnd"/>
          </w:p>
        </w:tc>
      </w:tr>
      <w:tr w:rsidR="0091044B" w:rsidTr="008809D2">
        <w:trPr>
          <w:trHeight w:val="341"/>
        </w:trPr>
        <w:tc>
          <w:tcPr>
            <w:tcW w:w="2792" w:type="dxa"/>
            <w:shd w:val="clear" w:color="auto" w:fill="D9D9D9" w:themeFill="background1" w:themeFillShade="D9"/>
            <w:vAlign w:val="center"/>
          </w:tcPr>
          <w:p w:rsidR="0091044B" w:rsidRPr="00876AD0" w:rsidRDefault="0091044B"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91044B" w:rsidRPr="00253F58" w:rsidRDefault="0091044B"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91044B" w:rsidTr="008809D2">
        <w:trPr>
          <w:trHeight w:val="361"/>
        </w:trPr>
        <w:tc>
          <w:tcPr>
            <w:tcW w:w="2792" w:type="dxa"/>
            <w:shd w:val="clear" w:color="auto" w:fill="D9D9D9" w:themeFill="background1" w:themeFillShade="D9"/>
            <w:vAlign w:val="center"/>
          </w:tcPr>
          <w:p w:rsidR="0091044B" w:rsidRPr="00876AD0" w:rsidRDefault="0091044B"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91044B" w:rsidRPr="00253F58" w:rsidRDefault="00802759" w:rsidP="008809D2">
            <w:pPr>
              <w:rPr>
                <w:rFonts w:ascii="Calibri" w:eastAsia="Times New Roman" w:hAnsi="Calibri" w:cs="Calibri"/>
                <w:color w:val="000000"/>
                <w:sz w:val="20"/>
                <w:szCs w:val="20"/>
              </w:rPr>
            </w:pPr>
            <w:r w:rsidRPr="00E03AC2">
              <w:rPr>
                <w:rFonts w:ascii="Calibri" w:eastAsia="Times New Roman" w:hAnsi="Calibri" w:cs="Calibri"/>
                <w:color w:val="000000"/>
                <w:sz w:val="20"/>
                <w:szCs w:val="20"/>
              </w:rPr>
              <w:t xml:space="preserve">Get current location of a vehicle using the web service exposed API </w:t>
            </w:r>
            <w:proofErr w:type="spellStart"/>
            <w:proofErr w:type="gramStart"/>
            <w:r w:rsidRPr="00E03AC2">
              <w:rPr>
                <w:rFonts w:ascii="Calibri" w:eastAsia="Times New Roman" w:hAnsi="Calibri" w:cs="Calibri"/>
                <w:color w:val="000000"/>
                <w:sz w:val="20"/>
                <w:szCs w:val="20"/>
              </w:rPr>
              <w:t>getmHealthVehicleLocation</w:t>
            </w:r>
            <w:proofErr w:type="spellEnd"/>
            <w:r w:rsidRPr="00E03AC2">
              <w:rPr>
                <w:rFonts w:ascii="Calibri" w:eastAsia="Times New Roman" w:hAnsi="Calibri" w:cs="Calibri"/>
                <w:color w:val="000000"/>
                <w:sz w:val="20"/>
                <w:szCs w:val="20"/>
              </w:rPr>
              <w:t>(</w:t>
            </w:r>
            <w:proofErr w:type="gramEnd"/>
            <w:r w:rsidRPr="00E03AC2">
              <w:rPr>
                <w:rFonts w:ascii="Calibri" w:eastAsia="Times New Roman" w:hAnsi="Calibri" w:cs="Calibri"/>
                <w:color w:val="000000"/>
                <w:sz w:val="20"/>
                <w:szCs w:val="20"/>
              </w:rPr>
              <w:t>).</w:t>
            </w:r>
          </w:p>
        </w:tc>
      </w:tr>
      <w:tr w:rsidR="000A50BE" w:rsidTr="008809D2">
        <w:trPr>
          <w:trHeight w:val="358"/>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Passed as a parameter in URL</w:t>
            </w:r>
          </w:p>
        </w:tc>
        <w:tc>
          <w:tcPr>
            <w:tcW w:w="4374" w:type="dxa"/>
            <w:gridSpan w:val="2"/>
            <w:vAlign w:val="center"/>
          </w:tcPr>
          <w:p w:rsidR="000A50BE" w:rsidRPr="00253F58" w:rsidRDefault="000A50BE" w:rsidP="000A50BE">
            <w:pPr>
              <w:rPr>
                <w:rFonts w:ascii="Calibri" w:eastAsia="Times New Roman" w:hAnsi="Calibri" w:cs="Calibri"/>
                <w:color w:val="000000"/>
                <w:sz w:val="20"/>
                <w:szCs w:val="20"/>
              </w:rPr>
            </w:pPr>
            <w:proofErr w:type="spellStart"/>
            <w:r w:rsidRPr="0013481F">
              <w:rPr>
                <w:b/>
                <w:i/>
                <w:sz w:val="20"/>
                <w:szCs w:val="20"/>
              </w:rPr>
              <w:t>vehicle</w:t>
            </w:r>
            <w:r>
              <w:rPr>
                <w:b/>
                <w:i/>
                <w:sz w:val="20"/>
                <w:szCs w:val="20"/>
              </w:rPr>
              <w:t>Id</w:t>
            </w:r>
            <w:proofErr w:type="spellEnd"/>
          </w:p>
        </w:tc>
      </w:tr>
      <w:tr w:rsidR="000A50BE" w:rsidTr="008809D2">
        <w:trPr>
          <w:trHeight w:val="152"/>
        </w:trPr>
        <w:tc>
          <w:tcPr>
            <w:tcW w:w="2792" w:type="dxa"/>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in </w:t>
            </w:r>
            <w:proofErr w:type="spellStart"/>
            <w:r w:rsidRPr="00253F58">
              <w:rPr>
                <w:rFonts w:ascii="Calibri" w:eastAsia="Times New Roman" w:hAnsi="Calibri" w:cs="Calibri"/>
                <w:color w:val="000000"/>
                <w:sz w:val="20"/>
                <w:szCs w:val="20"/>
              </w:rPr>
              <w:t>Json</w:t>
            </w:r>
            <w:proofErr w:type="spellEnd"/>
            <w:r>
              <w:rPr>
                <w:rFonts w:ascii="Calibri" w:eastAsia="Times New Roman" w:hAnsi="Calibri" w:cs="Calibri"/>
                <w:color w:val="000000"/>
                <w:sz w:val="20"/>
                <w:szCs w:val="20"/>
              </w:rPr>
              <w:t xml:space="preserve"> format</w:t>
            </w:r>
            <w:r w:rsidRPr="00253F58">
              <w:rPr>
                <w:rFonts w:ascii="Calibri" w:eastAsia="Times New Roman" w:hAnsi="Calibri" w:cs="Calibri"/>
                <w:color w:val="000000"/>
                <w:sz w:val="20"/>
                <w:szCs w:val="20"/>
              </w:rPr>
              <w:t>.</w:t>
            </w:r>
          </w:p>
        </w:tc>
        <w:tc>
          <w:tcPr>
            <w:tcW w:w="3199" w:type="dxa"/>
            <w:tcBorders>
              <w:right w:val="nil"/>
            </w:tcBorders>
            <w:vAlign w:val="center"/>
          </w:tcPr>
          <w:p w:rsidR="000A50BE" w:rsidRPr="00253F58" w:rsidRDefault="000A50BE" w:rsidP="000A50BE">
            <w:pPr>
              <w:rPr>
                <w:rFonts w:ascii="Calibri" w:eastAsia="Times New Roman" w:hAnsi="Calibri" w:cs="Calibri"/>
                <w:color w:val="000000"/>
                <w:sz w:val="20"/>
                <w:szCs w:val="20"/>
              </w:rPr>
            </w:pPr>
            <w:r w:rsidRPr="00E03AC2">
              <w:rPr>
                <w:b/>
                <w:i/>
                <w:sz w:val="20"/>
                <w:szCs w:val="20"/>
              </w:rPr>
              <w:t xml:space="preserve">Returns current location </w:t>
            </w:r>
            <w:r>
              <w:rPr>
                <w:b/>
                <w:i/>
                <w:sz w:val="20"/>
                <w:szCs w:val="20"/>
              </w:rPr>
              <w:t xml:space="preserve">(latitude, longitude, address) </w:t>
            </w:r>
            <w:r w:rsidR="00C317CB">
              <w:rPr>
                <w:b/>
                <w:i/>
                <w:sz w:val="20"/>
                <w:szCs w:val="20"/>
              </w:rPr>
              <w:t xml:space="preserve">of a vehicle as </w:t>
            </w:r>
            <w:proofErr w:type="spellStart"/>
            <w:r w:rsidR="00C317CB">
              <w:rPr>
                <w:b/>
                <w:i/>
                <w:sz w:val="20"/>
                <w:szCs w:val="20"/>
              </w:rPr>
              <w:t>Json</w:t>
            </w:r>
            <w:proofErr w:type="spellEnd"/>
          </w:p>
        </w:tc>
        <w:tc>
          <w:tcPr>
            <w:tcW w:w="1175" w:type="dxa"/>
            <w:tcBorders>
              <w:left w:val="nil"/>
            </w:tcBorders>
            <w:vAlign w:val="center"/>
          </w:tcPr>
          <w:p w:rsidR="000A50BE" w:rsidRPr="00253F58" w:rsidRDefault="000A50BE" w:rsidP="000A50BE">
            <w:pPr>
              <w:rPr>
                <w:rFonts w:ascii="Calibri" w:eastAsia="Times New Roman" w:hAnsi="Calibri" w:cs="Calibri"/>
                <w:color w:val="000000"/>
                <w:sz w:val="20"/>
                <w:szCs w:val="20"/>
              </w:rPr>
            </w:pPr>
          </w:p>
        </w:tc>
      </w:tr>
    </w:tbl>
    <w:p w:rsidR="00502FFA" w:rsidRDefault="00502FFA" w:rsidP="0091044B">
      <w:pPr>
        <w:rPr>
          <w:b/>
        </w:rPr>
      </w:pPr>
    </w:p>
    <w:p w:rsidR="00502FFA" w:rsidRDefault="00597F04" w:rsidP="00502FFA">
      <w:pPr>
        <w:pStyle w:val="ListParagraph"/>
        <w:numPr>
          <w:ilvl w:val="0"/>
          <w:numId w:val="10"/>
        </w:numPr>
        <w:spacing w:line="276" w:lineRule="auto"/>
        <w:rPr>
          <w:b/>
          <w:i/>
        </w:rPr>
      </w:pPr>
      <w:proofErr w:type="spellStart"/>
      <w:r w:rsidRPr="00EA323C">
        <w:rPr>
          <w:b/>
          <w:i/>
        </w:rPr>
        <w:t>getAllmHealthVehiclesLocation</w:t>
      </w:r>
      <w:proofErr w:type="spellEnd"/>
      <w:r w:rsidRPr="007A1D16">
        <w:rPr>
          <w:b/>
          <w:i/>
        </w:rPr>
        <w:t xml:space="preserve"> </w:t>
      </w:r>
      <w:r w:rsidR="00502FFA" w:rsidRPr="007A1D16">
        <w:rPr>
          <w:b/>
          <w:i/>
        </w:rPr>
        <w:t>(</w:t>
      </w:r>
      <w:r w:rsidR="00502FFA">
        <w:rPr>
          <w:b/>
          <w:i/>
        </w:rPr>
        <w:t xml:space="preserve"> </w:t>
      </w:r>
      <w:r w:rsidR="00502FFA" w:rsidRPr="007A1D16">
        <w:rPr>
          <w:b/>
          <w:i/>
        </w:rPr>
        <w:t>)</w:t>
      </w:r>
    </w:p>
    <w:p w:rsidR="00502FFA" w:rsidRPr="007A1D16" w:rsidRDefault="00502FFA" w:rsidP="00502FFA">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00597F04" w:rsidRPr="004D56F1">
        <w:rPr>
          <w:b/>
          <w:i/>
        </w:rPr>
        <w:t>getAllmHealthVehiclesLocation</w:t>
      </w:r>
      <w:proofErr w:type="spellEnd"/>
      <w:r w:rsidR="00597F04" w:rsidRPr="00F06F90">
        <w:rPr>
          <w:b/>
          <w:i/>
        </w:rPr>
        <w:t xml:space="preserve"> </w:t>
      </w:r>
    </w:p>
    <w:tbl>
      <w:tblPr>
        <w:tblStyle w:val="TableGrid"/>
        <w:tblW w:w="9702" w:type="dxa"/>
        <w:tblLayout w:type="fixed"/>
        <w:tblLook w:val="04A0" w:firstRow="1" w:lastRow="0" w:firstColumn="1" w:lastColumn="0" w:noHBand="0" w:noVBand="1"/>
      </w:tblPr>
      <w:tblGrid>
        <w:gridCol w:w="2792"/>
        <w:gridCol w:w="2536"/>
        <w:gridCol w:w="3199"/>
        <w:gridCol w:w="1175"/>
      </w:tblGrid>
      <w:tr w:rsidR="00502FFA" w:rsidRPr="00447EB8" w:rsidTr="008809D2">
        <w:trPr>
          <w:trHeight w:val="642"/>
        </w:trPr>
        <w:tc>
          <w:tcPr>
            <w:tcW w:w="9702" w:type="dxa"/>
            <w:gridSpan w:val="4"/>
            <w:shd w:val="clear" w:color="auto" w:fill="17365D" w:themeFill="text2" w:themeFillShade="BF"/>
            <w:vAlign w:val="center"/>
          </w:tcPr>
          <w:p w:rsidR="00502FFA" w:rsidRPr="00A824CC" w:rsidRDefault="00451089" w:rsidP="008809D2">
            <w:pPr>
              <w:rPr>
                <w:b/>
                <w:color w:val="FFFFFF" w:themeColor="background1"/>
              </w:rPr>
            </w:pPr>
            <w:proofErr w:type="spellStart"/>
            <w:r w:rsidRPr="00EA323C">
              <w:rPr>
                <w:rFonts w:ascii="Calibri" w:hAnsi="Calibri" w:cs="Times New Roman"/>
                <w:b/>
                <w:i/>
              </w:rPr>
              <w:t>getAllmHealthVehiclesLocation</w:t>
            </w:r>
            <w:proofErr w:type="spellEnd"/>
          </w:p>
        </w:tc>
      </w:tr>
      <w:tr w:rsidR="00502FFA" w:rsidTr="008809D2">
        <w:trPr>
          <w:trHeight w:val="341"/>
        </w:trPr>
        <w:tc>
          <w:tcPr>
            <w:tcW w:w="2792" w:type="dxa"/>
            <w:shd w:val="clear" w:color="auto" w:fill="D9D9D9" w:themeFill="background1" w:themeFillShade="D9"/>
            <w:vAlign w:val="center"/>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502FFA" w:rsidRPr="00253F58" w:rsidRDefault="00502FFA"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502FFA" w:rsidTr="008809D2">
        <w:trPr>
          <w:trHeight w:val="361"/>
        </w:trPr>
        <w:tc>
          <w:tcPr>
            <w:tcW w:w="2792" w:type="dxa"/>
            <w:shd w:val="clear" w:color="auto" w:fill="D9D9D9" w:themeFill="background1" w:themeFillShade="D9"/>
            <w:vAlign w:val="center"/>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502FFA" w:rsidRPr="00253F58" w:rsidRDefault="005071F3" w:rsidP="008809D2">
            <w:pPr>
              <w:rPr>
                <w:rFonts w:ascii="Calibri" w:eastAsia="Times New Roman" w:hAnsi="Calibri" w:cs="Calibri"/>
                <w:color w:val="000000"/>
                <w:sz w:val="20"/>
                <w:szCs w:val="20"/>
              </w:rPr>
            </w:pPr>
            <w:r w:rsidRPr="00877460">
              <w:rPr>
                <w:rFonts w:ascii="Calibri" w:eastAsia="Times New Roman" w:hAnsi="Calibri" w:cs="Calibri"/>
                <w:color w:val="000000"/>
                <w:sz w:val="20"/>
                <w:szCs w:val="20"/>
              </w:rPr>
              <w:t xml:space="preserve">Get the list of all vehicle locations using the web service exposed API </w:t>
            </w:r>
            <w:proofErr w:type="spellStart"/>
            <w:proofErr w:type="gramStart"/>
            <w:r w:rsidRPr="00877460">
              <w:rPr>
                <w:rFonts w:ascii="Calibri" w:eastAsia="Times New Roman" w:hAnsi="Calibri" w:cs="Calibri"/>
                <w:color w:val="000000"/>
                <w:sz w:val="20"/>
                <w:szCs w:val="20"/>
              </w:rPr>
              <w:t>getAllmHealthVehiclesLocation</w:t>
            </w:r>
            <w:proofErr w:type="spellEnd"/>
            <w:r w:rsidRPr="00877460">
              <w:rPr>
                <w:rFonts w:ascii="Calibri" w:eastAsia="Times New Roman" w:hAnsi="Calibri" w:cs="Calibri"/>
                <w:color w:val="000000"/>
                <w:sz w:val="20"/>
                <w:szCs w:val="20"/>
              </w:rPr>
              <w:t>(</w:t>
            </w:r>
            <w:proofErr w:type="gramEnd"/>
            <w:r w:rsidRPr="00877460">
              <w:rPr>
                <w:rFonts w:ascii="Calibri" w:eastAsia="Times New Roman" w:hAnsi="Calibri" w:cs="Calibri"/>
                <w:color w:val="000000"/>
                <w:sz w:val="20"/>
                <w:szCs w:val="20"/>
              </w:rPr>
              <w:t>).</w:t>
            </w:r>
          </w:p>
        </w:tc>
      </w:tr>
      <w:tr w:rsidR="00502FFA" w:rsidTr="008809D2">
        <w:trPr>
          <w:trHeight w:val="358"/>
        </w:trPr>
        <w:tc>
          <w:tcPr>
            <w:tcW w:w="2792" w:type="dxa"/>
            <w:shd w:val="clear" w:color="auto" w:fill="D9D9D9" w:themeFill="background1" w:themeFillShade="D9"/>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lastRenderedPageBreak/>
              <w:t>Input Parameter</w:t>
            </w:r>
          </w:p>
        </w:tc>
        <w:tc>
          <w:tcPr>
            <w:tcW w:w="2536" w:type="dxa"/>
          </w:tcPr>
          <w:p w:rsidR="00502FFA" w:rsidRPr="00253F58" w:rsidRDefault="00502FFA" w:rsidP="008809D2">
            <w:pPr>
              <w:rPr>
                <w:rFonts w:ascii="Calibri" w:eastAsia="Times New Roman" w:hAnsi="Calibri" w:cs="Calibri"/>
                <w:color w:val="000000"/>
                <w:sz w:val="20"/>
                <w:szCs w:val="20"/>
              </w:rPr>
            </w:pPr>
          </w:p>
        </w:tc>
        <w:tc>
          <w:tcPr>
            <w:tcW w:w="4374" w:type="dxa"/>
            <w:gridSpan w:val="2"/>
            <w:vAlign w:val="center"/>
          </w:tcPr>
          <w:p w:rsidR="00502FFA" w:rsidRPr="00253F58" w:rsidRDefault="00FD52F5" w:rsidP="008809D2">
            <w:pPr>
              <w:rPr>
                <w:rFonts w:ascii="Calibri" w:eastAsia="Times New Roman" w:hAnsi="Calibri" w:cs="Calibri"/>
                <w:color w:val="000000"/>
                <w:sz w:val="20"/>
                <w:szCs w:val="20"/>
              </w:rPr>
            </w:pPr>
            <w:r>
              <w:rPr>
                <w:b/>
                <w:i/>
                <w:sz w:val="20"/>
                <w:szCs w:val="20"/>
              </w:rPr>
              <w:t>No input data required</w:t>
            </w:r>
          </w:p>
        </w:tc>
      </w:tr>
      <w:tr w:rsidR="00502FFA" w:rsidTr="008809D2">
        <w:trPr>
          <w:trHeight w:val="152"/>
        </w:trPr>
        <w:tc>
          <w:tcPr>
            <w:tcW w:w="2792" w:type="dxa"/>
            <w:shd w:val="clear" w:color="auto" w:fill="D9D9D9" w:themeFill="background1" w:themeFillShade="D9"/>
          </w:tcPr>
          <w:p w:rsidR="00502FFA" w:rsidRPr="00876AD0" w:rsidRDefault="00502FFA" w:rsidP="008809D2">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502FFA" w:rsidRPr="00253F58" w:rsidRDefault="000A50BE" w:rsidP="008809D2">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as </w:t>
            </w:r>
            <w:proofErr w:type="spellStart"/>
            <w:r w:rsidR="00502FFA" w:rsidRPr="00253F58">
              <w:rPr>
                <w:rFonts w:ascii="Calibri" w:eastAsia="Times New Roman" w:hAnsi="Calibri" w:cs="Calibri"/>
                <w:color w:val="000000"/>
                <w:sz w:val="20"/>
                <w:szCs w:val="20"/>
              </w:rPr>
              <w:t>Json</w:t>
            </w:r>
            <w:proofErr w:type="spellEnd"/>
            <w:r w:rsidR="00502FFA" w:rsidRPr="00253F58">
              <w:rPr>
                <w:rFonts w:ascii="Calibri" w:eastAsia="Times New Roman" w:hAnsi="Calibri" w:cs="Calibri"/>
                <w:color w:val="000000"/>
                <w:sz w:val="20"/>
                <w:szCs w:val="20"/>
              </w:rPr>
              <w:t xml:space="preserve"> </w:t>
            </w:r>
            <w:r w:rsidR="00502FFA">
              <w:rPr>
                <w:rFonts w:ascii="Calibri" w:eastAsia="Times New Roman" w:hAnsi="Calibri" w:cs="Calibri"/>
                <w:color w:val="000000"/>
                <w:sz w:val="20"/>
                <w:szCs w:val="20"/>
              </w:rPr>
              <w:t>Array</w:t>
            </w:r>
            <w:r w:rsidR="00502FFA" w:rsidRPr="00253F58">
              <w:rPr>
                <w:rFonts w:ascii="Calibri" w:eastAsia="Times New Roman" w:hAnsi="Calibri" w:cs="Calibri"/>
                <w:color w:val="000000"/>
                <w:sz w:val="20"/>
                <w:szCs w:val="20"/>
              </w:rPr>
              <w:t>.</w:t>
            </w:r>
          </w:p>
        </w:tc>
        <w:tc>
          <w:tcPr>
            <w:tcW w:w="3199" w:type="dxa"/>
            <w:tcBorders>
              <w:right w:val="nil"/>
            </w:tcBorders>
            <w:vAlign w:val="center"/>
          </w:tcPr>
          <w:p w:rsidR="00502FFA" w:rsidRPr="00877460" w:rsidRDefault="004161C3" w:rsidP="001E3D26">
            <w:pPr>
              <w:rPr>
                <w:b/>
                <w:i/>
                <w:sz w:val="20"/>
                <w:szCs w:val="20"/>
              </w:rPr>
            </w:pPr>
            <w:r w:rsidRPr="00877460">
              <w:rPr>
                <w:b/>
                <w:i/>
                <w:sz w:val="20"/>
                <w:szCs w:val="20"/>
              </w:rPr>
              <w:t>Returns</w:t>
            </w:r>
            <w:r w:rsidR="00413876" w:rsidRPr="00877460">
              <w:rPr>
                <w:b/>
                <w:i/>
                <w:sz w:val="20"/>
                <w:szCs w:val="20"/>
              </w:rPr>
              <w:t xml:space="preserve"> all</w:t>
            </w:r>
            <w:r w:rsidRPr="00877460">
              <w:rPr>
                <w:b/>
                <w:i/>
                <w:sz w:val="20"/>
                <w:szCs w:val="20"/>
              </w:rPr>
              <w:t xml:space="preserve"> vehicle locations </w:t>
            </w:r>
            <w:r w:rsidR="001E3D26">
              <w:rPr>
                <w:b/>
                <w:i/>
                <w:sz w:val="20"/>
                <w:szCs w:val="20"/>
              </w:rPr>
              <w:t>(</w:t>
            </w:r>
            <w:proofErr w:type="spellStart"/>
            <w:r w:rsidR="001E3D26">
              <w:rPr>
                <w:b/>
                <w:i/>
                <w:sz w:val="20"/>
                <w:szCs w:val="20"/>
              </w:rPr>
              <w:t>vehicleid</w:t>
            </w:r>
            <w:proofErr w:type="spellEnd"/>
            <w:r w:rsidR="001E3D26">
              <w:rPr>
                <w:b/>
                <w:i/>
                <w:sz w:val="20"/>
                <w:szCs w:val="20"/>
              </w:rPr>
              <w:t xml:space="preserve">, latitude, longitude, address) </w:t>
            </w:r>
            <w:r w:rsidRPr="00877460">
              <w:rPr>
                <w:b/>
                <w:i/>
                <w:sz w:val="20"/>
                <w:szCs w:val="20"/>
              </w:rPr>
              <w:t xml:space="preserve">list as </w:t>
            </w:r>
            <w:proofErr w:type="spellStart"/>
            <w:r w:rsidRPr="00877460">
              <w:rPr>
                <w:b/>
                <w:i/>
                <w:sz w:val="20"/>
                <w:szCs w:val="20"/>
              </w:rPr>
              <w:t>JsonArray</w:t>
            </w:r>
            <w:proofErr w:type="spellEnd"/>
          </w:p>
        </w:tc>
        <w:tc>
          <w:tcPr>
            <w:tcW w:w="1175" w:type="dxa"/>
            <w:tcBorders>
              <w:left w:val="nil"/>
            </w:tcBorders>
            <w:vAlign w:val="center"/>
          </w:tcPr>
          <w:p w:rsidR="00502FFA" w:rsidRPr="00877460" w:rsidRDefault="00502FFA" w:rsidP="008809D2">
            <w:pPr>
              <w:rPr>
                <w:b/>
                <w:i/>
                <w:sz w:val="20"/>
                <w:szCs w:val="20"/>
              </w:rPr>
            </w:pPr>
          </w:p>
        </w:tc>
      </w:tr>
    </w:tbl>
    <w:p w:rsidR="00502FFA" w:rsidRDefault="00502FFA" w:rsidP="00502FFA">
      <w:pPr>
        <w:rPr>
          <w:b/>
        </w:rPr>
      </w:pPr>
    </w:p>
    <w:p w:rsidR="00DD2356" w:rsidRDefault="00DD2356" w:rsidP="00DD2356">
      <w:pPr>
        <w:pStyle w:val="ListParagraph"/>
        <w:numPr>
          <w:ilvl w:val="0"/>
          <w:numId w:val="10"/>
        </w:numPr>
        <w:spacing w:line="276" w:lineRule="auto"/>
        <w:rPr>
          <w:b/>
          <w:i/>
        </w:rPr>
      </w:pPr>
      <w:proofErr w:type="spellStart"/>
      <w:r w:rsidRPr="0014310C">
        <w:rPr>
          <w:b/>
          <w:i/>
        </w:rPr>
        <w:t>getmHealthVehicleRoute</w:t>
      </w:r>
      <w:proofErr w:type="spellEnd"/>
      <w:r w:rsidRPr="007A1D16">
        <w:rPr>
          <w:b/>
          <w:i/>
        </w:rPr>
        <w:t xml:space="preserve"> (</w:t>
      </w:r>
      <w:r>
        <w:rPr>
          <w:b/>
          <w:i/>
        </w:rPr>
        <w:t xml:space="preserve"> </w:t>
      </w:r>
      <w:r w:rsidRPr="007A1D16">
        <w:rPr>
          <w:b/>
          <w:i/>
        </w:rPr>
        <w:t>)</w:t>
      </w:r>
    </w:p>
    <w:p w:rsidR="00DD2356" w:rsidRPr="007A1D16" w:rsidRDefault="00DD2356" w:rsidP="00DD2356">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Pr="0014310C">
        <w:rPr>
          <w:b/>
          <w:i/>
        </w:rPr>
        <w:t>getmHealthVehicleRoute</w:t>
      </w:r>
      <w:proofErr w:type="spellEnd"/>
      <w:r w:rsidRPr="0014310C">
        <w:rPr>
          <w:b/>
          <w:i/>
        </w:rPr>
        <w:t>/{</w:t>
      </w:r>
      <w:proofErr w:type="spellStart"/>
      <w:r w:rsidRPr="0014310C">
        <w:rPr>
          <w:b/>
          <w:i/>
        </w:rPr>
        <w:t>vehicleId</w:t>
      </w:r>
      <w:proofErr w:type="spellEnd"/>
      <w:r w:rsidRPr="0014310C">
        <w:rPr>
          <w:b/>
          <w:i/>
        </w:rPr>
        <w:t>}</w:t>
      </w:r>
    </w:p>
    <w:tbl>
      <w:tblPr>
        <w:tblStyle w:val="TableGrid"/>
        <w:tblW w:w="9702" w:type="dxa"/>
        <w:tblLayout w:type="fixed"/>
        <w:tblLook w:val="04A0" w:firstRow="1" w:lastRow="0" w:firstColumn="1" w:lastColumn="0" w:noHBand="0" w:noVBand="1"/>
      </w:tblPr>
      <w:tblGrid>
        <w:gridCol w:w="2792"/>
        <w:gridCol w:w="2536"/>
        <w:gridCol w:w="3199"/>
        <w:gridCol w:w="1175"/>
      </w:tblGrid>
      <w:tr w:rsidR="00DD2356" w:rsidRPr="00447EB8" w:rsidTr="008809D2">
        <w:trPr>
          <w:trHeight w:val="642"/>
        </w:trPr>
        <w:tc>
          <w:tcPr>
            <w:tcW w:w="9702" w:type="dxa"/>
            <w:gridSpan w:val="4"/>
            <w:shd w:val="clear" w:color="auto" w:fill="17365D" w:themeFill="text2" w:themeFillShade="BF"/>
            <w:vAlign w:val="center"/>
          </w:tcPr>
          <w:p w:rsidR="00DD2356" w:rsidRPr="00A824CC" w:rsidRDefault="00DD2356" w:rsidP="008809D2">
            <w:pPr>
              <w:rPr>
                <w:b/>
                <w:color w:val="FFFFFF" w:themeColor="background1"/>
              </w:rPr>
            </w:pPr>
            <w:proofErr w:type="spellStart"/>
            <w:r w:rsidRPr="001B0306">
              <w:rPr>
                <w:rFonts w:ascii="Calibri" w:hAnsi="Calibri" w:cs="Times New Roman"/>
                <w:b/>
                <w:i/>
              </w:rPr>
              <w:t>getmHealthVehicleRoute</w:t>
            </w:r>
            <w:proofErr w:type="spellEnd"/>
          </w:p>
        </w:tc>
      </w:tr>
      <w:tr w:rsidR="00DD2356" w:rsidTr="008809D2">
        <w:trPr>
          <w:trHeight w:val="341"/>
        </w:trPr>
        <w:tc>
          <w:tcPr>
            <w:tcW w:w="2792" w:type="dxa"/>
            <w:shd w:val="clear" w:color="auto" w:fill="D9D9D9" w:themeFill="background1" w:themeFillShade="D9"/>
            <w:vAlign w:val="center"/>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DD2356" w:rsidRPr="00253F58" w:rsidRDefault="00DD2356"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DD2356" w:rsidTr="008809D2">
        <w:trPr>
          <w:trHeight w:val="361"/>
        </w:trPr>
        <w:tc>
          <w:tcPr>
            <w:tcW w:w="2792" w:type="dxa"/>
            <w:shd w:val="clear" w:color="auto" w:fill="D9D9D9" w:themeFill="background1" w:themeFillShade="D9"/>
            <w:vAlign w:val="center"/>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DD2356" w:rsidRPr="00253F58" w:rsidRDefault="00730F52" w:rsidP="008809D2">
            <w:pPr>
              <w:rPr>
                <w:rFonts w:ascii="Calibri" w:eastAsia="Times New Roman" w:hAnsi="Calibri" w:cs="Calibri"/>
                <w:color w:val="000000"/>
                <w:sz w:val="20"/>
                <w:szCs w:val="20"/>
              </w:rPr>
            </w:pPr>
            <w:r w:rsidRPr="0014310C">
              <w:rPr>
                <w:rFonts w:ascii="Calibri" w:eastAsia="Times New Roman" w:hAnsi="Calibri" w:cs="Calibri"/>
                <w:color w:val="000000"/>
                <w:sz w:val="20"/>
                <w:szCs w:val="20"/>
              </w:rPr>
              <w:t xml:space="preserve">Vehicle traversed route is displayed in latitude and longitude using the web service exposed API </w:t>
            </w:r>
            <w:proofErr w:type="spellStart"/>
            <w:r w:rsidRPr="0014310C">
              <w:rPr>
                <w:rFonts w:ascii="Calibri" w:eastAsia="Times New Roman" w:hAnsi="Calibri" w:cs="Calibri"/>
                <w:color w:val="000000"/>
                <w:sz w:val="20"/>
                <w:szCs w:val="20"/>
              </w:rPr>
              <w:t>getmHealthVehicleRoute</w:t>
            </w:r>
            <w:proofErr w:type="spellEnd"/>
            <w:r w:rsidRPr="0014310C">
              <w:rPr>
                <w:rFonts w:ascii="Calibri" w:eastAsia="Times New Roman" w:hAnsi="Calibri" w:cs="Calibri"/>
                <w:color w:val="000000"/>
                <w:sz w:val="20"/>
                <w:szCs w:val="20"/>
              </w:rPr>
              <w:t xml:space="preserve"> ().</w:t>
            </w:r>
          </w:p>
        </w:tc>
      </w:tr>
      <w:tr w:rsidR="00DD2356" w:rsidTr="008809D2">
        <w:trPr>
          <w:trHeight w:val="358"/>
        </w:trPr>
        <w:tc>
          <w:tcPr>
            <w:tcW w:w="2792" w:type="dxa"/>
            <w:shd w:val="clear" w:color="auto" w:fill="D9D9D9" w:themeFill="background1" w:themeFillShade="D9"/>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tcPr>
          <w:p w:rsidR="00DD2356"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Passed as a parameter in URL</w:t>
            </w:r>
          </w:p>
        </w:tc>
        <w:tc>
          <w:tcPr>
            <w:tcW w:w="4374" w:type="dxa"/>
            <w:gridSpan w:val="2"/>
            <w:vAlign w:val="center"/>
          </w:tcPr>
          <w:p w:rsidR="00DD2356" w:rsidRPr="00253F58" w:rsidRDefault="009A382F" w:rsidP="008809D2">
            <w:pPr>
              <w:rPr>
                <w:rFonts w:ascii="Calibri" w:eastAsia="Times New Roman" w:hAnsi="Calibri" w:cs="Calibri"/>
                <w:color w:val="000000"/>
                <w:sz w:val="20"/>
                <w:szCs w:val="20"/>
              </w:rPr>
            </w:pPr>
            <w:proofErr w:type="spellStart"/>
            <w:r w:rsidRPr="0014310C">
              <w:rPr>
                <w:b/>
                <w:i/>
                <w:sz w:val="20"/>
                <w:szCs w:val="20"/>
              </w:rPr>
              <w:t>vehicleId</w:t>
            </w:r>
            <w:proofErr w:type="spellEnd"/>
          </w:p>
        </w:tc>
      </w:tr>
      <w:tr w:rsidR="00DD2356" w:rsidTr="0014310C">
        <w:trPr>
          <w:trHeight w:val="863"/>
        </w:trPr>
        <w:tc>
          <w:tcPr>
            <w:tcW w:w="2792" w:type="dxa"/>
            <w:shd w:val="clear" w:color="auto" w:fill="D9D9D9" w:themeFill="background1" w:themeFillShade="D9"/>
          </w:tcPr>
          <w:p w:rsidR="00DD2356" w:rsidRPr="00876AD0" w:rsidRDefault="00DD2356" w:rsidP="008809D2">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tcPr>
          <w:p w:rsidR="00DD2356" w:rsidRPr="00253F58" w:rsidRDefault="000A50BE" w:rsidP="008809D2">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as </w:t>
            </w:r>
            <w:proofErr w:type="spellStart"/>
            <w:r w:rsidR="00DD2356" w:rsidRPr="00253F58">
              <w:rPr>
                <w:rFonts w:ascii="Calibri" w:eastAsia="Times New Roman" w:hAnsi="Calibri" w:cs="Calibri"/>
                <w:color w:val="000000"/>
                <w:sz w:val="20"/>
                <w:szCs w:val="20"/>
              </w:rPr>
              <w:t>Json</w:t>
            </w:r>
            <w:proofErr w:type="spellEnd"/>
            <w:r w:rsidR="00DD2356" w:rsidRPr="00253F58">
              <w:rPr>
                <w:rFonts w:ascii="Calibri" w:eastAsia="Times New Roman" w:hAnsi="Calibri" w:cs="Calibri"/>
                <w:color w:val="000000"/>
                <w:sz w:val="20"/>
                <w:szCs w:val="20"/>
              </w:rPr>
              <w:t xml:space="preserve"> </w:t>
            </w:r>
            <w:r w:rsidR="00DD2356">
              <w:rPr>
                <w:rFonts w:ascii="Calibri" w:eastAsia="Times New Roman" w:hAnsi="Calibri" w:cs="Calibri"/>
                <w:color w:val="000000"/>
                <w:sz w:val="20"/>
                <w:szCs w:val="20"/>
              </w:rPr>
              <w:t>Array</w:t>
            </w:r>
            <w:r w:rsidR="00DD2356" w:rsidRPr="00253F58">
              <w:rPr>
                <w:rFonts w:ascii="Calibri" w:eastAsia="Times New Roman" w:hAnsi="Calibri" w:cs="Calibri"/>
                <w:color w:val="000000"/>
                <w:sz w:val="20"/>
                <w:szCs w:val="20"/>
              </w:rPr>
              <w:t>.</w:t>
            </w:r>
          </w:p>
        </w:tc>
        <w:tc>
          <w:tcPr>
            <w:tcW w:w="3199" w:type="dxa"/>
            <w:tcBorders>
              <w:right w:val="nil"/>
            </w:tcBorders>
            <w:vAlign w:val="center"/>
          </w:tcPr>
          <w:p w:rsidR="00DD2356" w:rsidRPr="00877460" w:rsidRDefault="00F2535E" w:rsidP="008809D2">
            <w:pPr>
              <w:rPr>
                <w:b/>
                <w:i/>
                <w:sz w:val="20"/>
                <w:szCs w:val="20"/>
              </w:rPr>
            </w:pPr>
            <w:r w:rsidRPr="0014310C">
              <w:rPr>
                <w:b/>
                <w:i/>
                <w:sz w:val="20"/>
                <w:szCs w:val="20"/>
              </w:rPr>
              <w:t xml:space="preserve">Returns Vehicle route </w:t>
            </w:r>
            <w:r w:rsidR="001E3D26">
              <w:rPr>
                <w:b/>
                <w:i/>
                <w:sz w:val="20"/>
                <w:szCs w:val="20"/>
              </w:rPr>
              <w:t>(</w:t>
            </w:r>
            <w:proofErr w:type="spellStart"/>
            <w:r w:rsidR="001E3D26">
              <w:rPr>
                <w:b/>
                <w:i/>
                <w:sz w:val="20"/>
                <w:szCs w:val="20"/>
              </w:rPr>
              <w:t>vehicleid</w:t>
            </w:r>
            <w:proofErr w:type="spellEnd"/>
            <w:r w:rsidR="001E3D26">
              <w:rPr>
                <w:b/>
                <w:i/>
                <w:sz w:val="20"/>
                <w:szCs w:val="20"/>
              </w:rPr>
              <w:t>, latitude, longitude, address)</w:t>
            </w:r>
            <w:r w:rsidRPr="0014310C">
              <w:rPr>
                <w:b/>
                <w:i/>
                <w:sz w:val="20"/>
                <w:szCs w:val="20"/>
              </w:rPr>
              <w:t xml:space="preserve"> as </w:t>
            </w:r>
            <w:proofErr w:type="spellStart"/>
            <w:r w:rsidRPr="0014310C">
              <w:rPr>
                <w:b/>
                <w:i/>
                <w:sz w:val="20"/>
                <w:szCs w:val="20"/>
              </w:rPr>
              <w:t>Json</w:t>
            </w:r>
            <w:proofErr w:type="spellEnd"/>
            <w:r w:rsidRPr="0014310C">
              <w:rPr>
                <w:b/>
                <w:i/>
                <w:sz w:val="20"/>
                <w:szCs w:val="20"/>
              </w:rPr>
              <w:t xml:space="preserve"> Array</w:t>
            </w:r>
          </w:p>
        </w:tc>
        <w:tc>
          <w:tcPr>
            <w:tcW w:w="1175" w:type="dxa"/>
            <w:tcBorders>
              <w:left w:val="nil"/>
            </w:tcBorders>
            <w:vAlign w:val="center"/>
          </w:tcPr>
          <w:p w:rsidR="00DD2356" w:rsidRPr="00877460" w:rsidRDefault="00DD2356" w:rsidP="008809D2">
            <w:pPr>
              <w:rPr>
                <w:b/>
                <w:i/>
                <w:sz w:val="20"/>
                <w:szCs w:val="20"/>
              </w:rPr>
            </w:pPr>
          </w:p>
        </w:tc>
      </w:tr>
    </w:tbl>
    <w:p w:rsidR="0014310C" w:rsidRPr="0064183D" w:rsidRDefault="0014310C" w:rsidP="0091044B">
      <w:pPr>
        <w:rPr>
          <w:rFonts w:ascii="Calibri" w:eastAsia="Calibri" w:hAnsi="Calibri" w:cs="Times New Roman"/>
          <w:b/>
          <w:i/>
        </w:rPr>
      </w:pPr>
    </w:p>
    <w:p w:rsidR="0014310C" w:rsidRDefault="00F73541" w:rsidP="0014310C">
      <w:pPr>
        <w:pStyle w:val="ListParagraph"/>
        <w:numPr>
          <w:ilvl w:val="0"/>
          <w:numId w:val="10"/>
        </w:numPr>
        <w:spacing w:line="276" w:lineRule="auto"/>
        <w:rPr>
          <w:b/>
          <w:i/>
        </w:rPr>
      </w:pPr>
      <w:proofErr w:type="spellStart"/>
      <w:r w:rsidRPr="0064183D">
        <w:rPr>
          <w:b/>
          <w:i/>
        </w:rPr>
        <w:t>uploadmHealthVehicleData</w:t>
      </w:r>
      <w:proofErr w:type="spellEnd"/>
      <w:r w:rsidRPr="007A1D16">
        <w:rPr>
          <w:b/>
          <w:i/>
        </w:rPr>
        <w:t xml:space="preserve"> </w:t>
      </w:r>
      <w:r w:rsidR="0014310C" w:rsidRPr="007A1D16">
        <w:rPr>
          <w:b/>
          <w:i/>
        </w:rPr>
        <w:t>(</w:t>
      </w:r>
      <w:r w:rsidR="0014310C">
        <w:rPr>
          <w:b/>
          <w:i/>
        </w:rPr>
        <w:t xml:space="preserve"> </w:t>
      </w:r>
      <w:r w:rsidR="0014310C" w:rsidRPr="007A1D16">
        <w:rPr>
          <w:b/>
          <w:i/>
        </w:rPr>
        <w:t>)</w:t>
      </w:r>
    </w:p>
    <w:p w:rsidR="0014310C" w:rsidRPr="007A1D16" w:rsidRDefault="0014310C" w:rsidP="0014310C">
      <w:pPr>
        <w:pStyle w:val="ListParagraph"/>
        <w:spacing w:line="276" w:lineRule="auto"/>
        <w:ind w:left="360"/>
        <w:rPr>
          <w:b/>
          <w:i/>
        </w:rPr>
      </w:pPr>
      <w:proofErr w:type="gramStart"/>
      <w:r w:rsidRPr="00CF25BD">
        <w:rPr>
          <w:b/>
          <w:i/>
        </w:rPr>
        <w:t>ref</w:t>
      </w:r>
      <w:proofErr w:type="gramEnd"/>
      <w:r w:rsidRPr="00CF25BD">
        <w:rPr>
          <w:b/>
          <w:i/>
        </w:rPr>
        <w:t xml:space="preserve"> url:  </w:t>
      </w:r>
      <w:r w:rsidRPr="00CF25BD">
        <w:rPr>
          <w:b/>
          <w:i/>
        </w:rPr>
        <w:tab/>
      </w:r>
      <w:r w:rsidRPr="00E56F2A">
        <w:rPr>
          <w:b/>
          <w:i/>
        </w:rPr>
        <w:t xml:space="preserve">http://localhost:8080/motech-platform-server/module/OpenXCDataInterface/ </w:t>
      </w:r>
      <w:proofErr w:type="spellStart"/>
      <w:r w:rsidR="00F73541" w:rsidRPr="0064183D">
        <w:rPr>
          <w:b/>
          <w:i/>
        </w:rPr>
        <w:t>uploadmHealthVehicleData</w:t>
      </w:r>
      <w:proofErr w:type="spellEnd"/>
    </w:p>
    <w:tbl>
      <w:tblPr>
        <w:tblStyle w:val="TableGrid"/>
        <w:tblW w:w="9702" w:type="dxa"/>
        <w:tblLayout w:type="fixed"/>
        <w:tblLook w:val="04A0" w:firstRow="1" w:lastRow="0" w:firstColumn="1" w:lastColumn="0" w:noHBand="0" w:noVBand="1"/>
      </w:tblPr>
      <w:tblGrid>
        <w:gridCol w:w="2792"/>
        <w:gridCol w:w="2536"/>
        <w:gridCol w:w="3199"/>
        <w:gridCol w:w="1175"/>
      </w:tblGrid>
      <w:tr w:rsidR="0014310C" w:rsidRPr="00447EB8" w:rsidTr="008809D2">
        <w:trPr>
          <w:trHeight w:val="642"/>
        </w:trPr>
        <w:tc>
          <w:tcPr>
            <w:tcW w:w="9702" w:type="dxa"/>
            <w:gridSpan w:val="4"/>
            <w:shd w:val="clear" w:color="auto" w:fill="17365D" w:themeFill="text2" w:themeFillShade="BF"/>
            <w:vAlign w:val="center"/>
          </w:tcPr>
          <w:p w:rsidR="0014310C" w:rsidRPr="00A824CC" w:rsidRDefault="001B0306" w:rsidP="008809D2">
            <w:pPr>
              <w:rPr>
                <w:b/>
                <w:color w:val="FFFFFF" w:themeColor="background1"/>
              </w:rPr>
            </w:pPr>
            <w:proofErr w:type="spellStart"/>
            <w:r w:rsidRPr="001B0306">
              <w:rPr>
                <w:rFonts w:ascii="Calibri" w:hAnsi="Calibri" w:cs="Times New Roman"/>
                <w:b/>
                <w:i/>
              </w:rPr>
              <w:t>uploadmHealthVehicleData</w:t>
            </w:r>
            <w:proofErr w:type="spellEnd"/>
          </w:p>
        </w:tc>
      </w:tr>
      <w:tr w:rsidR="0014310C" w:rsidTr="008809D2">
        <w:trPr>
          <w:trHeight w:val="341"/>
        </w:trPr>
        <w:tc>
          <w:tcPr>
            <w:tcW w:w="2792" w:type="dxa"/>
            <w:shd w:val="clear" w:color="auto" w:fill="D9D9D9" w:themeFill="background1" w:themeFillShade="D9"/>
            <w:vAlign w:val="center"/>
          </w:tcPr>
          <w:p w:rsidR="0014310C" w:rsidRPr="00876AD0" w:rsidRDefault="0014310C" w:rsidP="008809D2">
            <w:pPr>
              <w:rPr>
                <w:rFonts w:ascii="Calibri" w:eastAsia="Times New Roman" w:hAnsi="Calibri" w:cs="Calibri"/>
                <w:b/>
                <w:color w:val="000000"/>
              </w:rPr>
            </w:pPr>
            <w:r w:rsidRPr="00876AD0">
              <w:rPr>
                <w:rFonts w:ascii="Calibri" w:eastAsia="Times New Roman" w:hAnsi="Calibri" w:cs="Calibri"/>
                <w:b/>
                <w:color w:val="000000"/>
              </w:rPr>
              <w:t>Protocol</w:t>
            </w:r>
          </w:p>
        </w:tc>
        <w:tc>
          <w:tcPr>
            <w:tcW w:w="6910" w:type="dxa"/>
            <w:gridSpan w:val="3"/>
            <w:vAlign w:val="center"/>
          </w:tcPr>
          <w:p w:rsidR="0014310C" w:rsidRPr="00253F58" w:rsidRDefault="0014310C" w:rsidP="008809D2">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HTTP - REST API (POST)</w:t>
            </w:r>
          </w:p>
        </w:tc>
      </w:tr>
      <w:tr w:rsidR="0014310C" w:rsidTr="008809D2">
        <w:trPr>
          <w:trHeight w:val="361"/>
        </w:trPr>
        <w:tc>
          <w:tcPr>
            <w:tcW w:w="2792" w:type="dxa"/>
            <w:shd w:val="clear" w:color="auto" w:fill="D9D9D9" w:themeFill="background1" w:themeFillShade="D9"/>
            <w:vAlign w:val="center"/>
          </w:tcPr>
          <w:p w:rsidR="0014310C" w:rsidRPr="00876AD0" w:rsidRDefault="0014310C" w:rsidP="008809D2">
            <w:pPr>
              <w:rPr>
                <w:rFonts w:ascii="Calibri" w:eastAsia="Times New Roman" w:hAnsi="Calibri" w:cs="Calibri"/>
                <w:b/>
                <w:color w:val="000000"/>
              </w:rPr>
            </w:pPr>
            <w:r w:rsidRPr="00876AD0">
              <w:rPr>
                <w:rFonts w:ascii="Calibri" w:eastAsia="Times New Roman" w:hAnsi="Calibri" w:cs="Calibri"/>
                <w:b/>
                <w:color w:val="000000"/>
              </w:rPr>
              <w:t>Description</w:t>
            </w:r>
          </w:p>
        </w:tc>
        <w:tc>
          <w:tcPr>
            <w:tcW w:w="6910" w:type="dxa"/>
            <w:gridSpan w:val="3"/>
            <w:vAlign w:val="center"/>
          </w:tcPr>
          <w:p w:rsidR="0014310C" w:rsidRPr="00253F58" w:rsidRDefault="00F948BA" w:rsidP="008809D2">
            <w:pPr>
              <w:rPr>
                <w:rFonts w:ascii="Calibri" w:eastAsia="Times New Roman" w:hAnsi="Calibri" w:cs="Calibri"/>
                <w:color w:val="000000"/>
                <w:sz w:val="20"/>
                <w:szCs w:val="20"/>
              </w:rPr>
            </w:pPr>
            <w:r w:rsidRPr="009E1610">
              <w:rPr>
                <w:rFonts w:ascii="Calibri" w:eastAsia="Times New Roman" w:hAnsi="Calibri" w:cs="Calibri"/>
                <w:color w:val="000000"/>
                <w:sz w:val="20"/>
                <w:szCs w:val="20"/>
              </w:rPr>
              <w:t xml:space="preserve">Upload location parameter and vehicle speed through </w:t>
            </w:r>
            <w:proofErr w:type="spellStart"/>
            <w:r w:rsidRPr="009E1610">
              <w:rPr>
                <w:rFonts w:ascii="Calibri" w:eastAsia="Times New Roman" w:hAnsi="Calibri" w:cs="Calibri"/>
                <w:color w:val="000000"/>
                <w:sz w:val="20"/>
                <w:szCs w:val="20"/>
              </w:rPr>
              <w:t>uploadVehicleData</w:t>
            </w:r>
            <w:proofErr w:type="spellEnd"/>
            <w:r w:rsidRPr="009E1610">
              <w:rPr>
                <w:rFonts w:ascii="Calibri" w:eastAsia="Times New Roman" w:hAnsi="Calibri" w:cs="Calibri"/>
                <w:color w:val="000000"/>
                <w:sz w:val="20"/>
                <w:szCs w:val="20"/>
              </w:rPr>
              <w:t xml:space="preserve"> () method of web service.</w:t>
            </w:r>
          </w:p>
        </w:tc>
      </w:tr>
      <w:tr w:rsidR="000A50BE" w:rsidTr="008809D2">
        <w:trPr>
          <w:trHeight w:val="358"/>
        </w:trPr>
        <w:tc>
          <w:tcPr>
            <w:tcW w:w="2792" w:type="dxa"/>
            <w:vMerge w:val="restart"/>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Input Parameter</w:t>
            </w:r>
          </w:p>
        </w:tc>
        <w:tc>
          <w:tcPr>
            <w:tcW w:w="2536" w:type="dxa"/>
            <w:vMerge w:val="restart"/>
          </w:tcPr>
          <w:p w:rsidR="000A50BE" w:rsidRPr="00253F58" w:rsidRDefault="000A50BE" w:rsidP="000A50BE">
            <w:pPr>
              <w:rPr>
                <w:rFonts w:ascii="Calibri" w:eastAsia="Times New Roman" w:hAnsi="Calibri" w:cs="Calibri"/>
                <w:color w:val="000000"/>
                <w:sz w:val="20"/>
                <w:szCs w:val="20"/>
              </w:rPr>
            </w:pPr>
            <w:r w:rsidRPr="00253F58">
              <w:rPr>
                <w:rFonts w:ascii="Calibri" w:eastAsia="Times New Roman" w:hAnsi="Calibri" w:cs="Calibri"/>
                <w:color w:val="000000"/>
                <w:sz w:val="20"/>
                <w:szCs w:val="20"/>
              </w:rPr>
              <w:t>Data Format : JSON data</w:t>
            </w:r>
          </w:p>
        </w:tc>
        <w:tc>
          <w:tcPr>
            <w:tcW w:w="4374" w:type="dxa"/>
            <w:gridSpan w:val="2"/>
            <w:vAlign w:val="center"/>
          </w:tcPr>
          <w:p w:rsidR="000A50BE" w:rsidRDefault="000A50BE" w:rsidP="000A50BE">
            <w:pPr>
              <w:rPr>
                <w:b/>
                <w:i/>
                <w:sz w:val="20"/>
                <w:szCs w:val="20"/>
              </w:rPr>
            </w:pPr>
            <w:r>
              <w:rPr>
                <w:b/>
                <w:i/>
                <w:sz w:val="20"/>
                <w:szCs w:val="20"/>
              </w:rPr>
              <w:t>Sample JSON ----</w:t>
            </w:r>
          </w:p>
          <w:p w:rsidR="000A50BE" w:rsidRPr="001E3D26" w:rsidRDefault="000A50BE" w:rsidP="000A50BE">
            <w:pPr>
              <w:rPr>
                <w:rFonts w:ascii="Calibri" w:eastAsia="Times New Roman" w:hAnsi="Calibri" w:cs="Calibri"/>
                <w:i/>
                <w:color w:val="000000"/>
                <w:sz w:val="20"/>
                <w:szCs w:val="20"/>
              </w:rPr>
            </w:pPr>
            <w:r w:rsidRPr="000A50BE">
              <w:rPr>
                <w:i/>
                <w:sz w:val="20"/>
                <w:szCs w:val="20"/>
              </w:rPr>
              <w:t>{"vehicleId":"100021","vehSpeed":"66.7","latitude":"28.580129333333335","longitude":"77.29830173333333","timeStamp":"1406195550"}</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proofErr w:type="spellStart"/>
            <w:r w:rsidRPr="001E3D26">
              <w:rPr>
                <w:rFonts w:ascii="Calibri" w:eastAsia="Times New Roman" w:hAnsi="Calibri" w:cs="Calibri"/>
                <w:color w:val="000000"/>
                <w:sz w:val="20"/>
                <w:szCs w:val="20"/>
              </w:rPr>
              <w:t>vehicleId</w:t>
            </w:r>
            <w:proofErr w:type="spellEnd"/>
            <w:r w:rsidRPr="001E3D26">
              <w:rPr>
                <w:rFonts w:ascii="Calibri" w:eastAsia="Times New Roman" w:hAnsi="Calibri" w:cs="Calibri"/>
                <w:color w:val="000000"/>
                <w:sz w:val="20"/>
                <w:szCs w:val="20"/>
              </w:rPr>
              <w:t xml:space="preserve">                                                        :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proofErr w:type="spellStart"/>
            <w:r w:rsidRPr="001E3D26">
              <w:rPr>
                <w:rFonts w:ascii="Calibri" w:eastAsia="Times New Roman" w:hAnsi="Calibri" w:cs="Calibri"/>
                <w:color w:val="000000"/>
                <w:sz w:val="20"/>
                <w:szCs w:val="20"/>
              </w:rPr>
              <w:t>vehSpeed</w:t>
            </w:r>
            <w:proofErr w:type="spellEnd"/>
            <w:r>
              <w:rPr>
                <w:rFonts w:ascii="Calibri" w:eastAsia="Times New Roman" w:hAnsi="Calibri" w:cs="Calibri"/>
                <w:color w:val="000000"/>
                <w:sz w:val="20"/>
                <w:szCs w:val="20"/>
              </w:rPr>
              <w:t xml:space="preserve">                                                       </w:t>
            </w:r>
            <w:r w:rsidRPr="001E3D26">
              <w:rPr>
                <w:rFonts w:ascii="Calibri" w:eastAsia="Times New Roman" w:hAnsi="Calibri" w:cs="Calibri"/>
                <w:color w:val="000000"/>
                <w:sz w:val="20"/>
                <w:szCs w:val="20"/>
              </w:rPr>
              <w:t>: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r>
              <w:rPr>
                <w:rFonts w:ascii="Calibri" w:eastAsia="Times New Roman" w:hAnsi="Calibri" w:cs="Calibri"/>
                <w:color w:val="000000"/>
                <w:sz w:val="20"/>
                <w:szCs w:val="20"/>
              </w:rPr>
              <w:t>l</w:t>
            </w:r>
            <w:r w:rsidRPr="001E3D26">
              <w:rPr>
                <w:rFonts w:ascii="Calibri" w:eastAsia="Times New Roman" w:hAnsi="Calibri" w:cs="Calibri"/>
                <w:color w:val="000000"/>
                <w:sz w:val="20"/>
                <w:szCs w:val="20"/>
              </w:rPr>
              <w:t>atitude</w:t>
            </w:r>
            <w:r>
              <w:rPr>
                <w:rFonts w:ascii="Calibri" w:eastAsia="Times New Roman" w:hAnsi="Calibri" w:cs="Calibri"/>
                <w:color w:val="000000"/>
                <w:sz w:val="20"/>
                <w:szCs w:val="20"/>
              </w:rPr>
              <w:t xml:space="preserve">                                                          </w:t>
            </w:r>
            <w:r w:rsidRPr="001E3D26">
              <w:rPr>
                <w:rFonts w:ascii="Calibri" w:eastAsia="Times New Roman" w:hAnsi="Calibri" w:cs="Calibri"/>
                <w:color w:val="000000"/>
                <w:sz w:val="20"/>
                <w:szCs w:val="20"/>
              </w:rPr>
              <w:t>: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r>
              <w:rPr>
                <w:rFonts w:ascii="Calibri" w:eastAsia="Times New Roman" w:hAnsi="Calibri" w:cs="Calibri"/>
                <w:color w:val="000000"/>
                <w:sz w:val="20"/>
                <w:szCs w:val="20"/>
              </w:rPr>
              <w:t>l</w:t>
            </w:r>
            <w:r w:rsidRPr="001E3D26">
              <w:rPr>
                <w:rFonts w:ascii="Calibri" w:eastAsia="Times New Roman" w:hAnsi="Calibri" w:cs="Calibri"/>
                <w:color w:val="000000"/>
                <w:sz w:val="20"/>
                <w:szCs w:val="20"/>
              </w:rPr>
              <w:t>ongitude</w:t>
            </w:r>
            <w:r>
              <w:rPr>
                <w:rFonts w:ascii="Calibri" w:eastAsia="Times New Roman" w:hAnsi="Calibri" w:cs="Calibri"/>
                <w:color w:val="000000"/>
                <w:sz w:val="20"/>
                <w:szCs w:val="20"/>
              </w:rPr>
              <w:t xml:space="preserve">                                                       </w:t>
            </w:r>
            <w:r w:rsidRPr="001E3D26">
              <w:rPr>
                <w:rFonts w:ascii="Calibri" w:eastAsia="Times New Roman" w:hAnsi="Calibri" w:cs="Calibri"/>
                <w:color w:val="000000"/>
                <w:sz w:val="20"/>
                <w:szCs w:val="20"/>
              </w:rPr>
              <w:t>: String</w:t>
            </w:r>
          </w:p>
        </w:tc>
      </w:tr>
      <w:tr w:rsidR="000A50BE" w:rsidTr="008809D2">
        <w:trPr>
          <w:trHeight w:val="358"/>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4374" w:type="dxa"/>
            <w:gridSpan w:val="2"/>
            <w:vAlign w:val="center"/>
          </w:tcPr>
          <w:p w:rsidR="000A50BE" w:rsidRPr="001E3D26" w:rsidRDefault="000A50BE" w:rsidP="000A50BE">
            <w:pPr>
              <w:rPr>
                <w:b/>
                <w:sz w:val="20"/>
                <w:szCs w:val="20"/>
              </w:rPr>
            </w:pPr>
            <w:r>
              <w:rPr>
                <w:rFonts w:ascii="Calibri" w:eastAsia="Times New Roman" w:hAnsi="Calibri" w:cs="Calibri"/>
                <w:color w:val="000000"/>
                <w:sz w:val="20"/>
                <w:szCs w:val="20"/>
              </w:rPr>
              <w:t xml:space="preserve">timestamp                                                      </w:t>
            </w:r>
            <w:r w:rsidRPr="001E3D26">
              <w:rPr>
                <w:rFonts w:ascii="Calibri" w:eastAsia="Times New Roman" w:hAnsi="Calibri" w:cs="Calibri"/>
                <w:color w:val="000000"/>
                <w:sz w:val="20"/>
                <w:szCs w:val="20"/>
              </w:rPr>
              <w:t>: String</w:t>
            </w:r>
          </w:p>
        </w:tc>
      </w:tr>
      <w:tr w:rsidR="000A50BE" w:rsidTr="00AB6002">
        <w:trPr>
          <w:trHeight w:val="435"/>
        </w:trPr>
        <w:tc>
          <w:tcPr>
            <w:tcW w:w="2792" w:type="dxa"/>
            <w:vMerge w:val="restart"/>
            <w:shd w:val="clear" w:color="auto" w:fill="D9D9D9" w:themeFill="background1" w:themeFillShade="D9"/>
          </w:tcPr>
          <w:p w:rsidR="000A50BE" w:rsidRPr="00876AD0" w:rsidRDefault="000A50BE" w:rsidP="000A50BE">
            <w:pPr>
              <w:rPr>
                <w:rFonts w:ascii="Calibri" w:eastAsia="Times New Roman" w:hAnsi="Calibri" w:cs="Calibri"/>
                <w:b/>
                <w:color w:val="000000"/>
              </w:rPr>
            </w:pPr>
            <w:r w:rsidRPr="00876AD0">
              <w:rPr>
                <w:rFonts w:ascii="Calibri" w:eastAsia="Times New Roman" w:hAnsi="Calibri" w:cs="Calibri"/>
                <w:b/>
                <w:color w:val="000000"/>
              </w:rPr>
              <w:t xml:space="preserve">Output </w:t>
            </w:r>
          </w:p>
        </w:tc>
        <w:tc>
          <w:tcPr>
            <w:tcW w:w="2536" w:type="dxa"/>
            <w:vMerge w:val="restart"/>
          </w:tcPr>
          <w:p w:rsidR="000A50BE" w:rsidRPr="00253F58" w:rsidRDefault="000A50BE" w:rsidP="000A50BE">
            <w:pPr>
              <w:rPr>
                <w:rFonts w:ascii="Calibri" w:eastAsia="Times New Roman" w:hAnsi="Calibri" w:cs="Calibri"/>
                <w:color w:val="000000"/>
                <w:sz w:val="20"/>
                <w:szCs w:val="20"/>
              </w:rPr>
            </w:pPr>
            <w:r>
              <w:rPr>
                <w:rFonts w:ascii="Calibri" w:eastAsia="Times New Roman" w:hAnsi="Calibri" w:cs="Calibri"/>
                <w:color w:val="000000"/>
                <w:sz w:val="20"/>
                <w:szCs w:val="20"/>
              </w:rPr>
              <w:t xml:space="preserve">Data in </w:t>
            </w:r>
            <w:proofErr w:type="spellStart"/>
            <w:r>
              <w:rPr>
                <w:rFonts w:ascii="Calibri" w:eastAsia="Times New Roman" w:hAnsi="Calibri" w:cs="Calibri"/>
                <w:color w:val="000000"/>
                <w:sz w:val="20"/>
                <w:szCs w:val="20"/>
              </w:rPr>
              <w:t>Json</w:t>
            </w:r>
            <w:proofErr w:type="spellEnd"/>
            <w:r>
              <w:rPr>
                <w:rFonts w:ascii="Calibri" w:eastAsia="Times New Roman" w:hAnsi="Calibri" w:cs="Calibri"/>
                <w:color w:val="000000"/>
                <w:sz w:val="20"/>
                <w:szCs w:val="20"/>
              </w:rPr>
              <w:t xml:space="preserve"> format</w:t>
            </w:r>
            <w:r w:rsidRPr="00253F58">
              <w:rPr>
                <w:rFonts w:ascii="Calibri" w:eastAsia="Times New Roman" w:hAnsi="Calibri" w:cs="Calibri"/>
                <w:color w:val="000000"/>
                <w:sz w:val="20"/>
                <w:szCs w:val="20"/>
              </w:rPr>
              <w:t>.</w:t>
            </w:r>
          </w:p>
        </w:tc>
        <w:tc>
          <w:tcPr>
            <w:tcW w:w="3199" w:type="dxa"/>
            <w:tcBorders>
              <w:right w:val="nil"/>
            </w:tcBorders>
          </w:tcPr>
          <w:p w:rsidR="000A50BE" w:rsidRDefault="000A50BE" w:rsidP="000A50BE">
            <w:pPr>
              <w:rPr>
                <w:b/>
                <w:i/>
                <w:sz w:val="20"/>
                <w:szCs w:val="20"/>
              </w:rPr>
            </w:pPr>
            <w:r>
              <w:rPr>
                <w:b/>
                <w:i/>
                <w:sz w:val="20"/>
                <w:szCs w:val="20"/>
              </w:rPr>
              <w:t>Sample JSON ----</w:t>
            </w:r>
          </w:p>
          <w:p w:rsidR="000A50BE" w:rsidRDefault="000A50BE" w:rsidP="000A50BE">
            <w:pPr>
              <w:rPr>
                <w:i/>
                <w:sz w:val="20"/>
                <w:szCs w:val="20"/>
              </w:rPr>
            </w:pPr>
            <w:r>
              <w:rPr>
                <w:i/>
                <w:sz w:val="20"/>
                <w:szCs w:val="20"/>
              </w:rPr>
              <w:t>{</w:t>
            </w:r>
            <w:r w:rsidRPr="00DB4811">
              <w:rPr>
                <w:i/>
                <w:sz w:val="20"/>
                <w:szCs w:val="20"/>
              </w:rPr>
              <w:t xml:space="preserve"> "</w:t>
            </w:r>
            <w:proofErr w:type="spellStart"/>
            <w:r w:rsidRPr="00DB4811">
              <w:rPr>
                <w:i/>
                <w:sz w:val="20"/>
                <w:szCs w:val="20"/>
              </w:rPr>
              <w:t>responseMsg</w:t>
            </w:r>
            <w:proofErr w:type="spellEnd"/>
            <w:r w:rsidRPr="00DB4811">
              <w:rPr>
                <w:i/>
                <w:sz w:val="20"/>
                <w:szCs w:val="20"/>
              </w:rPr>
              <w:t>":</w:t>
            </w:r>
            <w:r>
              <w:rPr>
                <w:i/>
                <w:sz w:val="20"/>
                <w:szCs w:val="20"/>
              </w:rPr>
              <w:t xml:space="preserve"> "Y",</w:t>
            </w:r>
            <w:r w:rsidRPr="00DB4811">
              <w:rPr>
                <w:i/>
                <w:sz w:val="20"/>
                <w:szCs w:val="20"/>
              </w:rPr>
              <w:t>"</w:t>
            </w:r>
            <w:proofErr w:type="spellStart"/>
            <w:r w:rsidRPr="00DB4811">
              <w:rPr>
                <w:i/>
                <w:sz w:val="20"/>
                <w:szCs w:val="20"/>
              </w:rPr>
              <w:t>errorMsg</w:t>
            </w:r>
            <w:proofErr w:type="spellEnd"/>
            <w:r w:rsidRPr="00DB4811">
              <w:rPr>
                <w:i/>
                <w:sz w:val="20"/>
                <w:szCs w:val="20"/>
              </w:rPr>
              <w:t>":""}</w:t>
            </w:r>
          </w:p>
          <w:p w:rsidR="000A50BE" w:rsidRDefault="000A50BE" w:rsidP="000A50BE">
            <w:pPr>
              <w:rPr>
                <w:i/>
                <w:sz w:val="20"/>
                <w:szCs w:val="20"/>
              </w:rPr>
            </w:pPr>
          </w:p>
          <w:p w:rsidR="000A50BE" w:rsidRPr="00B13DC1" w:rsidRDefault="000A50BE" w:rsidP="000A50BE">
            <w:pPr>
              <w:rPr>
                <w:sz w:val="20"/>
                <w:szCs w:val="20"/>
              </w:rPr>
            </w:pPr>
            <w:proofErr w:type="spellStart"/>
            <w:proofErr w:type="gramStart"/>
            <w:r w:rsidRPr="00B13DC1">
              <w:rPr>
                <w:sz w:val="20"/>
                <w:szCs w:val="20"/>
              </w:rPr>
              <w:t>responseMsg</w:t>
            </w:r>
            <w:proofErr w:type="spellEnd"/>
            <w:proofErr w:type="gramEnd"/>
            <w:r w:rsidRPr="00B13DC1">
              <w:rPr>
                <w:sz w:val="20"/>
                <w:szCs w:val="20"/>
              </w:rPr>
              <w:t xml:space="preserve"> will </w:t>
            </w:r>
            <w:r>
              <w:rPr>
                <w:sz w:val="20"/>
                <w:szCs w:val="20"/>
              </w:rPr>
              <w:t xml:space="preserve">only </w:t>
            </w:r>
            <w:r w:rsidRPr="00B13DC1">
              <w:rPr>
                <w:sz w:val="20"/>
                <w:szCs w:val="20"/>
              </w:rPr>
              <w:t>have values Y/N/</w:t>
            </w:r>
            <w:r>
              <w:rPr>
                <w:sz w:val="20"/>
                <w:szCs w:val="20"/>
              </w:rPr>
              <w:t>N</w:t>
            </w:r>
            <w:r w:rsidRPr="00B13DC1">
              <w:rPr>
                <w:sz w:val="20"/>
                <w:szCs w:val="20"/>
              </w:rPr>
              <w:t>E.</w:t>
            </w:r>
          </w:p>
          <w:p w:rsidR="000A50BE" w:rsidRPr="00B13DC1" w:rsidRDefault="000A50BE" w:rsidP="000A50BE">
            <w:pPr>
              <w:rPr>
                <w:sz w:val="20"/>
                <w:szCs w:val="20"/>
              </w:rPr>
            </w:pPr>
            <w:r w:rsidRPr="00B13DC1">
              <w:rPr>
                <w:sz w:val="20"/>
                <w:szCs w:val="20"/>
              </w:rPr>
              <w:t>Y – Data successfully inserted</w:t>
            </w:r>
          </w:p>
          <w:p w:rsidR="000A50BE" w:rsidRPr="00B13DC1" w:rsidRDefault="000A50BE" w:rsidP="000A50BE">
            <w:pPr>
              <w:rPr>
                <w:sz w:val="20"/>
                <w:szCs w:val="20"/>
              </w:rPr>
            </w:pPr>
            <w:r w:rsidRPr="00B13DC1">
              <w:rPr>
                <w:sz w:val="20"/>
                <w:szCs w:val="20"/>
              </w:rPr>
              <w:lastRenderedPageBreak/>
              <w:t>N – Exception occurred while inserting the data</w:t>
            </w:r>
          </w:p>
          <w:p w:rsidR="000A50BE" w:rsidRPr="00527241" w:rsidRDefault="000A50BE" w:rsidP="000A50BE">
            <w:pPr>
              <w:rPr>
                <w:b/>
                <w:i/>
                <w:sz w:val="20"/>
                <w:szCs w:val="20"/>
              </w:rPr>
            </w:pPr>
            <w:r w:rsidRPr="00B13DC1">
              <w:rPr>
                <w:sz w:val="20"/>
                <w:szCs w:val="20"/>
              </w:rPr>
              <w:t xml:space="preserve">E – Vehicle </w:t>
            </w:r>
            <w:r>
              <w:rPr>
                <w:sz w:val="20"/>
                <w:szCs w:val="20"/>
              </w:rPr>
              <w:t>ID</w:t>
            </w:r>
            <w:r w:rsidRPr="00B13DC1">
              <w:rPr>
                <w:sz w:val="20"/>
                <w:szCs w:val="20"/>
              </w:rPr>
              <w:t xml:space="preserve"> </w:t>
            </w:r>
            <w:r>
              <w:rPr>
                <w:sz w:val="20"/>
                <w:szCs w:val="20"/>
              </w:rPr>
              <w:t>does not</w:t>
            </w:r>
            <w:r w:rsidRPr="00B13DC1">
              <w:rPr>
                <w:sz w:val="20"/>
                <w:szCs w:val="20"/>
              </w:rPr>
              <w:t xml:space="preserve"> exists</w:t>
            </w:r>
          </w:p>
        </w:tc>
        <w:tc>
          <w:tcPr>
            <w:tcW w:w="1175" w:type="dxa"/>
            <w:tcBorders>
              <w:left w:val="nil"/>
            </w:tcBorders>
            <w:vAlign w:val="center"/>
          </w:tcPr>
          <w:p w:rsidR="000A50BE" w:rsidRPr="00253F58" w:rsidRDefault="000A50BE" w:rsidP="000A50BE">
            <w:pPr>
              <w:rPr>
                <w:rFonts w:ascii="Calibri" w:eastAsia="Times New Roman" w:hAnsi="Calibri" w:cs="Calibri"/>
                <w:color w:val="000000"/>
                <w:sz w:val="20"/>
                <w:szCs w:val="20"/>
              </w:rPr>
            </w:pPr>
          </w:p>
        </w:tc>
      </w:tr>
      <w:tr w:rsidR="000A50BE" w:rsidTr="00AB6002">
        <w:trPr>
          <w:trHeight w:val="435"/>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3199" w:type="dxa"/>
            <w:tcBorders>
              <w:right w:val="nil"/>
            </w:tcBorders>
          </w:tcPr>
          <w:p w:rsidR="000A50BE" w:rsidRPr="00527241" w:rsidRDefault="000A50BE" w:rsidP="000A50BE">
            <w:pPr>
              <w:rPr>
                <w:rFonts w:ascii="Calibri" w:eastAsia="Times New Roman" w:hAnsi="Calibri" w:cs="Calibri"/>
                <w:color w:val="000000"/>
                <w:sz w:val="20"/>
                <w:szCs w:val="20"/>
              </w:rPr>
            </w:pPr>
            <w:proofErr w:type="spellStart"/>
            <w:r w:rsidRPr="00527241">
              <w:rPr>
                <w:b/>
                <w:i/>
                <w:sz w:val="20"/>
                <w:szCs w:val="20"/>
              </w:rPr>
              <w:t>responseMsg</w:t>
            </w:r>
            <w:proofErr w:type="spellEnd"/>
            <w:r>
              <w:rPr>
                <w:b/>
                <w:i/>
                <w:sz w:val="20"/>
                <w:szCs w:val="20"/>
              </w:rPr>
              <w:t xml:space="preserve">                                                        </w:t>
            </w:r>
          </w:p>
        </w:tc>
        <w:tc>
          <w:tcPr>
            <w:tcW w:w="1175" w:type="dxa"/>
            <w:tcBorders>
              <w:left w:val="nil"/>
            </w:tcBorders>
            <w:vAlign w:val="center"/>
          </w:tcPr>
          <w:p w:rsidR="000A50BE" w:rsidRPr="00877460" w:rsidRDefault="000A50BE" w:rsidP="000A50BE">
            <w:pPr>
              <w:rPr>
                <w:b/>
                <w:i/>
                <w:sz w:val="20"/>
                <w:szCs w:val="20"/>
              </w:rPr>
            </w:pPr>
            <w:r w:rsidRPr="00253F58">
              <w:rPr>
                <w:rFonts w:ascii="Calibri" w:eastAsia="Times New Roman" w:hAnsi="Calibri" w:cs="Calibri"/>
                <w:color w:val="000000"/>
                <w:sz w:val="20"/>
                <w:szCs w:val="20"/>
              </w:rPr>
              <w:t>: String</w:t>
            </w:r>
          </w:p>
        </w:tc>
      </w:tr>
      <w:tr w:rsidR="000A50BE" w:rsidTr="00AB6002">
        <w:trPr>
          <w:trHeight w:val="435"/>
        </w:trPr>
        <w:tc>
          <w:tcPr>
            <w:tcW w:w="2792" w:type="dxa"/>
            <w:vMerge/>
            <w:shd w:val="clear" w:color="auto" w:fill="D9D9D9" w:themeFill="background1" w:themeFillShade="D9"/>
          </w:tcPr>
          <w:p w:rsidR="000A50BE" w:rsidRPr="00876AD0" w:rsidRDefault="000A50BE" w:rsidP="000A50BE">
            <w:pPr>
              <w:rPr>
                <w:rFonts w:ascii="Calibri" w:eastAsia="Times New Roman" w:hAnsi="Calibri" w:cs="Calibri"/>
                <w:b/>
                <w:color w:val="000000"/>
              </w:rPr>
            </w:pPr>
          </w:p>
        </w:tc>
        <w:tc>
          <w:tcPr>
            <w:tcW w:w="2536" w:type="dxa"/>
            <w:vMerge/>
          </w:tcPr>
          <w:p w:rsidR="000A50BE" w:rsidRPr="00253F58" w:rsidRDefault="000A50BE" w:rsidP="000A50BE">
            <w:pPr>
              <w:rPr>
                <w:rFonts w:ascii="Calibri" w:eastAsia="Times New Roman" w:hAnsi="Calibri" w:cs="Calibri"/>
                <w:color w:val="000000"/>
                <w:sz w:val="20"/>
                <w:szCs w:val="20"/>
              </w:rPr>
            </w:pPr>
          </w:p>
        </w:tc>
        <w:tc>
          <w:tcPr>
            <w:tcW w:w="3199" w:type="dxa"/>
            <w:tcBorders>
              <w:right w:val="nil"/>
            </w:tcBorders>
          </w:tcPr>
          <w:p w:rsidR="000A50BE" w:rsidRPr="00527241" w:rsidRDefault="000A50BE" w:rsidP="000A50BE">
            <w:pPr>
              <w:rPr>
                <w:rFonts w:eastAsiaTheme="minorHAnsi"/>
                <w:b/>
                <w:i/>
                <w:sz w:val="20"/>
                <w:szCs w:val="20"/>
              </w:rPr>
            </w:pPr>
            <w:proofErr w:type="spellStart"/>
            <w:r w:rsidRPr="00527241">
              <w:rPr>
                <w:b/>
                <w:i/>
                <w:sz w:val="20"/>
                <w:szCs w:val="20"/>
              </w:rPr>
              <w:t>errorMsg</w:t>
            </w:r>
            <w:proofErr w:type="spellEnd"/>
            <w:r w:rsidRPr="00527241">
              <w:rPr>
                <w:rFonts w:ascii="Calibri" w:eastAsia="Times New Roman" w:hAnsi="Calibri" w:cs="Calibri"/>
                <w:color w:val="000000"/>
                <w:sz w:val="20"/>
                <w:szCs w:val="20"/>
              </w:rPr>
              <w:t>(will be blank if no error)</w:t>
            </w:r>
          </w:p>
        </w:tc>
        <w:tc>
          <w:tcPr>
            <w:tcW w:w="1175" w:type="dxa"/>
            <w:tcBorders>
              <w:left w:val="nil"/>
            </w:tcBorders>
            <w:vAlign w:val="center"/>
          </w:tcPr>
          <w:p w:rsidR="000A50BE" w:rsidRPr="00877460" w:rsidRDefault="000A50BE" w:rsidP="000A50BE">
            <w:pPr>
              <w:rPr>
                <w:b/>
                <w:i/>
                <w:sz w:val="20"/>
                <w:szCs w:val="20"/>
              </w:rPr>
            </w:pPr>
            <w:r w:rsidRPr="00253F58">
              <w:rPr>
                <w:rFonts w:ascii="Calibri" w:eastAsia="Times New Roman" w:hAnsi="Calibri" w:cs="Calibri"/>
                <w:color w:val="000000"/>
                <w:sz w:val="20"/>
                <w:szCs w:val="20"/>
              </w:rPr>
              <w:t>: String</w:t>
            </w:r>
          </w:p>
        </w:tc>
      </w:tr>
    </w:tbl>
    <w:p w:rsidR="0014310C" w:rsidRDefault="0014310C" w:rsidP="0014310C">
      <w:pPr>
        <w:rPr>
          <w:b/>
        </w:rPr>
      </w:pPr>
      <w:r>
        <w:rPr>
          <w:b/>
        </w:rPr>
        <w:br w:type="page"/>
      </w:r>
    </w:p>
    <w:p w:rsidR="001B513A" w:rsidRDefault="001B513A" w:rsidP="001B513A">
      <w:pPr>
        <w:pStyle w:val="Heading1"/>
        <w:numPr>
          <w:ilvl w:val="0"/>
          <w:numId w:val="2"/>
        </w:numPr>
        <w:spacing w:line="276" w:lineRule="auto"/>
      </w:pPr>
      <w:r>
        <w:lastRenderedPageBreak/>
        <w:t>Testing APIs through REST Client</w:t>
      </w:r>
    </w:p>
    <w:p w:rsidR="001B513A" w:rsidRDefault="001B513A" w:rsidP="001B513A"/>
    <w:p w:rsidR="001B513A" w:rsidRDefault="001B513A" w:rsidP="001B513A">
      <w:pPr>
        <w:spacing w:line="240" w:lineRule="auto"/>
      </w:pPr>
      <w:r>
        <w:t>To test these APIs of ‘</w:t>
      </w:r>
      <w:proofErr w:type="spellStart"/>
      <w:r>
        <w:rPr>
          <w:b/>
        </w:rPr>
        <w:t>OpenXC</w:t>
      </w:r>
      <w:r w:rsidRPr="00993EEF">
        <w:rPr>
          <w:b/>
        </w:rPr>
        <w:t>DataInterface</w:t>
      </w:r>
      <w:proofErr w:type="spellEnd"/>
      <w:r>
        <w:rPr>
          <w:b/>
        </w:rPr>
        <w:t>’</w:t>
      </w:r>
      <w:r>
        <w:t xml:space="preserve"> module in development environment, REST Client plugin can be used. Different browsers use different plugins for the REST Client. The download links of few are shared below:</w:t>
      </w:r>
    </w:p>
    <w:p w:rsidR="001B513A" w:rsidRDefault="001B513A" w:rsidP="001B513A">
      <w:pPr>
        <w:pStyle w:val="ListParagraph"/>
        <w:numPr>
          <w:ilvl w:val="0"/>
          <w:numId w:val="8"/>
        </w:numPr>
        <w:spacing w:line="240" w:lineRule="auto"/>
      </w:pPr>
      <w:r>
        <w:t>Chrome :</w:t>
      </w:r>
    </w:p>
    <w:p w:rsidR="001B513A" w:rsidRDefault="00832AFA" w:rsidP="001B513A">
      <w:pPr>
        <w:pStyle w:val="ListParagraph"/>
        <w:spacing w:line="240" w:lineRule="auto"/>
      </w:pPr>
      <w:hyperlink r:id="rId20" w:history="1">
        <w:r w:rsidR="001B513A" w:rsidRPr="00C71DCE">
          <w:rPr>
            <w:rStyle w:val="Hyperlink"/>
          </w:rPr>
          <w:t>https://chrome.google.com/webstore/detail/advanced-rest-client/hgmloofddffdnphfgcellkdfbfbjeloo</w:t>
        </w:r>
      </w:hyperlink>
    </w:p>
    <w:p w:rsidR="001B513A" w:rsidRDefault="001B513A" w:rsidP="001B513A">
      <w:pPr>
        <w:pStyle w:val="ListParagraph"/>
        <w:spacing w:line="240" w:lineRule="auto"/>
      </w:pPr>
    </w:p>
    <w:p w:rsidR="001B513A" w:rsidRDefault="001B513A" w:rsidP="001B513A">
      <w:pPr>
        <w:pStyle w:val="ListParagraph"/>
        <w:numPr>
          <w:ilvl w:val="0"/>
          <w:numId w:val="8"/>
        </w:numPr>
        <w:spacing w:line="240" w:lineRule="auto"/>
      </w:pPr>
      <w:r>
        <w:t>Mozilla Firefox:</w:t>
      </w:r>
    </w:p>
    <w:p w:rsidR="001B513A" w:rsidRDefault="00832AFA" w:rsidP="001B513A">
      <w:pPr>
        <w:pStyle w:val="ListParagraph"/>
        <w:spacing w:line="240" w:lineRule="auto"/>
      </w:pPr>
      <w:hyperlink r:id="rId21" w:history="1">
        <w:r w:rsidR="001B513A" w:rsidRPr="00C71DCE">
          <w:rPr>
            <w:rStyle w:val="Hyperlink"/>
          </w:rPr>
          <w:t>https://addons.mozilla.org/en-US/firefox/addon/restclient/</w:t>
        </w:r>
      </w:hyperlink>
    </w:p>
    <w:p w:rsidR="001B513A" w:rsidRDefault="001B513A" w:rsidP="001B513A">
      <w:pPr>
        <w:pStyle w:val="ListParagraph"/>
        <w:spacing w:line="240" w:lineRule="auto"/>
        <w:ind w:left="0"/>
      </w:pPr>
      <w:r>
        <w:tab/>
      </w:r>
      <w:r>
        <w:tab/>
      </w:r>
    </w:p>
    <w:p w:rsidR="001B513A" w:rsidRDefault="001B513A" w:rsidP="001B513A">
      <w:pPr>
        <w:pStyle w:val="ListParagraph"/>
        <w:spacing w:line="240" w:lineRule="auto"/>
        <w:ind w:left="0"/>
      </w:pPr>
      <w:r>
        <w:t>Chrome REST Client screenshot is given below:</w:t>
      </w:r>
    </w:p>
    <w:p w:rsidR="001B513A" w:rsidRDefault="001B513A" w:rsidP="001B513A">
      <w:pPr>
        <w:pStyle w:val="ListParagraph"/>
        <w:spacing w:line="240" w:lineRule="auto"/>
        <w:ind w:left="0"/>
      </w:pPr>
    </w:p>
    <w:p w:rsidR="001B513A" w:rsidRDefault="001B513A" w:rsidP="001B513A">
      <w:pPr>
        <w:pStyle w:val="ListParagraph"/>
        <w:spacing w:line="240" w:lineRule="auto"/>
        <w:ind w:left="0"/>
      </w:pPr>
      <w:r>
        <w:rPr>
          <w:noProof/>
          <w:lang w:val="en-IN" w:eastAsia="en-IN"/>
        </w:rPr>
        <w:drawing>
          <wp:inline distT="0" distB="0" distL="0" distR="0" wp14:anchorId="651B1D33" wp14:editId="5C3C0A10">
            <wp:extent cx="5619750" cy="321746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1554" cy="3218502"/>
                    </a:xfrm>
                    <a:prstGeom prst="rect">
                      <a:avLst/>
                    </a:prstGeom>
                    <a:noFill/>
                    <a:ln>
                      <a:noFill/>
                    </a:ln>
                  </pic:spPr>
                </pic:pic>
              </a:graphicData>
            </a:graphic>
          </wp:inline>
        </w:drawing>
      </w:r>
    </w:p>
    <w:p w:rsidR="001B513A" w:rsidRDefault="001B513A" w:rsidP="001B513A">
      <w:pPr>
        <w:pStyle w:val="ListParagraph"/>
        <w:spacing w:line="240" w:lineRule="auto"/>
        <w:ind w:left="0"/>
      </w:pPr>
    </w:p>
    <w:p w:rsidR="001B513A" w:rsidRDefault="001B513A" w:rsidP="001B513A">
      <w:r>
        <w:t>Following points needs to be noted to test APIs through REST Client:</w:t>
      </w:r>
    </w:p>
    <w:p w:rsidR="001B513A" w:rsidRDefault="001B513A" w:rsidP="001B513A">
      <w:pPr>
        <w:pStyle w:val="ListParagraph"/>
        <w:numPr>
          <w:ilvl w:val="0"/>
          <w:numId w:val="9"/>
        </w:numPr>
        <w:spacing w:after="200" w:line="276" w:lineRule="auto"/>
      </w:pPr>
      <w:r>
        <w:t xml:space="preserve">In the </w:t>
      </w:r>
      <w:r>
        <w:rPr>
          <w:b/>
        </w:rPr>
        <w:t xml:space="preserve">URL </w:t>
      </w:r>
      <w:r>
        <w:t>textbox, enter the URL of REST API to be tested.</w:t>
      </w:r>
    </w:p>
    <w:p w:rsidR="001B513A" w:rsidRDefault="001B513A" w:rsidP="001B513A">
      <w:pPr>
        <w:pStyle w:val="ListParagraph"/>
        <w:numPr>
          <w:ilvl w:val="0"/>
          <w:numId w:val="9"/>
        </w:numPr>
        <w:spacing w:after="200" w:line="276" w:lineRule="auto"/>
      </w:pPr>
      <w:r>
        <w:t xml:space="preserve">In the </w:t>
      </w:r>
      <w:r>
        <w:rPr>
          <w:b/>
        </w:rPr>
        <w:t xml:space="preserve">METHOD </w:t>
      </w:r>
      <w:r>
        <w:t>drop down, the request type (GET/POST/PUT/DELETE etc.) can be selected.</w:t>
      </w:r>
    </w:p>
    <w:p w:rsidR="001B513A" w:rsidRDefault="001B513A" w:rsidP="001B513A">
      <w:pPr>
        <w:pStyle w:val="ListParagraph"/>
        <w:numPr>
          <w:ilvl w:val="0"/>
          <w:numId w:val="9"/>
        </w:numPr>
        <w:spacing w:after="200" w:line="276" w:lineRule="auto"/>
      </w:pPr>
      <w:r>
        <w:t xml:space="preserve">Selecting the </w:t>
      </w:r>
      <w:r w:rsidRPr="00806274">
        <w:rPr>
          <w:b/>
        </w:rPr>
        <w:t>HEADERS</w:t>
      </w:r>
      <w:r>
        <w:t xml:space="preserve"> option on the top, context-type and response type can be changed. For exposing JSON data “application/</w:t>
      </w:r>
      <w:proofErr w:type="spellStart"/>
      <w:r>
        <w:t>json</w:t>
      </w:r>
      <w:proofErr w:type="spellEnd"/>
      <w:r>
        <w:t xml:space="preserve">” can be selected.  </w:t>
      </w:r>
    </w:p>
    <w:p w:rsidR="001B513A" w:rsidRDefault="001B513A" w:rsidP="001B513A">
      <w:pPr>
        <w:pStyle w:val="ListParagraph"/>
        <w:numPr>
          <w:ilvl w:val="0"/>
          <w:numId w:val="9"/>
        </w:numPr>
        <w:spacing w:after="200" w:line="276" w:lineRule="auto"/>
      </w:pPr>
      <w:r>
        <w:t xml:space="preserve">Response can be checked in </w:t>
      </w:r>
      <w:r>
        <w:rPr>
          <w:b/>
        </w:rPr>
        <w:t xml:space="preserve">RESPONSE </w:t>
      </w:r>
      <w:r>
        <w:t xml:space="preserve">section. </w:t>
      </w:r>
      <w:r w:rsidRPr="00834698">
        <w:rPr>
          <w:b/>
        </w:rPr>
        <w:t>Response headers</w:t>
      </w:r>
      <w:r>
        <w:rPr>
          <w:b/>
        </w:rPr>
        <w:t xml:space="preserve"> </w:t>
      </w:r>
      <w:r w:rsidRPr="001C3E65">
        <w:t>tab</w:t>
      </w:r>
      <w:r>
        <w:t xml:space="preserve"> gives the status of the response and </w:t>
      </w:r>
      <w:r w:rsidRPr="00834698">
        <w:rPr>
          <w:b/>
        </w:rPr>
        <w:t>Response Body</w:t>
      </w:r>
      <w:r>
        <w:rPr>
          <w:b/>
        </w:rPr>
        <w:t xml:space="preserve"> </w:t>
      </w:r>
      <w:r w:rsidRPr="00080B13">
        <w:t>tab</w:t>
      </w:r>
      <w:r>
        <w:rPr>
          <w:b/>
        </w:rPr>
        <w:t xml:space="preserve"> </w:t>
      </w:r>
      <w:r w:rsidRPr="00834698">
        <w:t>displays</w:t>
      </w:r>
      <w:r>
        <w:t xml:space="preserve"> actual response.</w:t>
      </w:r>
    </w:p>
    <w:p w:rsidR="00951CBF" w:rsidRDefault="00832AFA"/>
    <w:sectPr w:rsidR="00951CBF">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2AFA" w:rsidRDefault="00832AFA" w:rsidP="00C51116">
      <w:pPr>
        <w:spacing w:after="0" w:line="240" w:lineRule="auto"/>
      </w:pPr>
      <w:r>
        <w:separator/>
      </w:r>
    </w:p>
  </w:endnote>
  <w:endnote w:type="continuationSeparator" w:id="0">
    <w:p w:rsidR="00832AFA" w:rsidRDefault="00832AFA" w:rsidP="00C51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FD3" w:rsidRPr="00801FD3" w:rsidRDefault="00801FD3" w:rsidP="00801FD3">
    <w:pPr>
      <w:pStyle w:val="Footer"/>
      <w:jc w:val="right"/>
      <w:rPr>
        <w:rFonts w:eastAsiaTheme="minorEastAsia"/>
      </w:rPr>
    </w:pPr>
    <w:r w:rsidRPr="00801FD3">
      <w:rPr>
        <w:rFonts w:eastAsiaTheme="minorEastAsia"/>
      </w:rPr>
      <w:t xml:space="preserve">Version: 1.0.0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2AFA" w:rsidRDefault="00832AFA" w:rsidP="00C51116">
      <w:pPr>
        <w:spacing w:after="0" w:line="240" w:lineRule="auto"/>
      </w:pPr>
      <w:r>
        <w:separator/>
      </w:r>
    </w:p>
  </w:footnote>
  <w:footnote w:type="continuationSeparator" w:id="0">
    <w:p w:rsidR="00832AFA" w:rsidRDefault="00832AFA" w:rsidP="00C5111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1.25pt;height:11.25pt" o:bullet="t">
        <v:imagedata r:id="rId1" o:title="BD14565_"/>
      </v:shape>
    </w:pict>
  </w:numPicBullet>
  <w:abstractNum w:abstractNumId="0" w15:restartNumberingAfterBreak="0">
    <w:nsid w:val="080A18C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08A438C7"/>
    <w:multiLevelType w:val="hybridMultilevel"/>
    <w:tmpl w:val="668A2E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41782A"/>
    <w:multiLevelType w:val="hybridMultilevel"/>
    <w:tmpl w:val="10060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A13057"/>
    <w:multiLevelType w:val="hybridMultilevel"/>
    <w:tmpl w:val="52CCC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AE1322"/>
    <w:multiLevelType w:val="hybridMultilevel"/>
    <w:tmpl w:val="F8BE1C0C"/>
    <w:lvl w:ilvl="0" w:tplc="0409000F">
      <w:start w:val="1"/>
      <w:numFmt w:val="decimal"/>
      <w:lvlText w:val="%1."/>
      <w:lvlJc w:val="left"/>
      <w:pPr>
        <w:ind w:left="360" w:hanging="360"/>
      </w:pPr>
      <w:rPr>
        <w:rFonts w:hint="default"/>
      </w:rPr>
    </w:lvl>
    <w:lvl w:ilvl="1" w:tplc="04090003">
      <w:start w:val="1"/>
      <w:numFmt w:val="bullet"/>
      <w:lvlText w:val="o"/>
      <w:lvlJc w:val="left"/>
      <w:pPr>
        <w:ind w:left="990" w:hanging="360"/>
      </w:pPr>
      <w:rPr>
        <w:rFonts w:ascii="Courier New" w:hAnsi="Courier New" w:cs="Courier New" w:hint="default"/>
      </w:rPr>
    </w:lvl>
    <w:lvl w:ilvl="2" w:tplc="04090005">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5" w15:restartNumberingAfterBreak="0">
    <w:nsid w:val="1D306CB0"/>
    <w:multiLevelType w:val="hybridMultilevel"/>
    <w:tmpl w:val="6B4EF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327E0B"/>
    <w:multiLevelType w:val="hybridMultilevel"/>
    <w:tmpl w:val="E9366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5D0713"/>
    <w:multiLevelType w:val="hybridMultilevel"/>
    <w:tmpl w:val="41ACEDEE"/>
    <w:lvl w:ilvl="0" w:tplc="8F24C85A">
      <w:start w:val="1"/>
      <w:numFmt w:val="bullet"/>
      <w:lvlText w:val=""/>
      <w:lvlPicBulletId w:val="0"/>
      <w:lvlJc w:val="left"/>
      <w:pPr>
        <w:ind w:left="720" w:hanging="360"/>
      </w:pPr>
      <w:rPr>
        <w:rFonts w:ascii="Symbol" w:hAnsi="Symbol" w:hint="default"/>
        <w:color w:val="auto"/>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3A3311"/>
    <w:multiLevelType w:val="hybridMultilevel"/>
    <w:tmpl w:val="C0DC6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E51452E"/>
    <w:multiLevelType w:val="hybridMultilevel"/>
    <w:tmpl w:val="5858B7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7A298B"/>
    <w:multiLevelType w:val="hybridMultilevel"/>
    <w:tmpl w:val="0A20B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30D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1"/>
  </w:num>
  <w:num w:numId="3">
    <w:abstractNumId w:val="7"/>
  </w:num>
  <w:num w:numId="4">
    <w:abstractNumId w:val="10"/>
  </w:num>
  <w:num w:numId="5">
    <w:abstractNumId w:val="8"/>
  </w:num>
  <w:num w:numId="6">
    <w:abstractNumId w:val="1"/>
  </w:num>
  <w:num w:numId="7">
    <w:abstractNumId w:val="2"/>
  </w:num>
  <w:num w:numId="8">
    <w:abstractNumId w:val="3"/>
  </w:num>
  <w:num w:numId="9">
    <w:abstractNumId w:val="0"/>
  </w:num>
  <w:num w:numId="10">
    <w:abstractNumId w:val="4"/>
  </w:num>
  <w:num w:numId="11">
    <w:abstractNumId w:val="5"/>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52C"/>
    <w:rsid w:val="00071FDD"/>
    <w:rsid w:val="000A50BE"/>
    <w:rsid w:val="00106FC7"/>
    <w:rsid w:val="0012728B"/>
    <w:rsid w:val="0013481F"/>
    <w:rsid w:val="0014310C"/>
    <w:rsid w:val="00156EC3"/>
    <w:rsid w:val="001A2F1C"/>
    <w:rsid w:val="001B0306"/>
    <w:rsid w:val="001B513A"/>
    <w:rsid w:val="001C18BF"/>
    <w:rsid w:val="001E3D26"/>
    <w:rsid w:val="001E5196"/>
    <w:rsid w:val="00212099"/>
    <w:rsid w:val="002769D9"/>
    <w:rsid w:val="002B1258"/>
    <w:rsid w:val="002C26F2"/>
    <w:rsid w:val="002F07CC"/>
    <w:rsid w:val="002F3598"/>
    <w:rsid w:val="00362A97"/>
    <w:rsid w:val="0036692D"/>
    <w:rsid w:val="003B1615"/>
    <w:rsid w:val="003B21FF"/>
    <w:rsid w:val="003D29DA"/>
    <w:rsid w:val="00413876"/>
    <w:rsid w:val="00413C4E"/>
    <w:rsid w:val="004161C3"/>
    <w:rsid w:val="00422DEE"/>
    <w:rsid w:val="004234BD"/>
    <w:rsid w:val="00432FC7"/>
    <w:rsid w:val="00451089"/>
    <w:rsid w:val="004523D6"/>
    <w:rsid w:val="00485628"/>
    <w:rsid w:val="004A157A"/>
    <w:rsid w:val="004B6555"/>
    <w:rsid w:val="004C65CB"/>
    <w:rsid w:val="004D56F1"/>
    <w:rsid w:val="00502FFA"/>
    <w:rsid w:val="005031E0"/>
    <w:rsid w:val="005071F3"/>
    <w:rsid w:val="005131D4"/>
    <w:rsid w:val="00537696"/>
    <w:rsid w:val="005708B3"/>
    <w:rsid w:val="00582DD2"/>
    <w:rsid w:val="00597F04"/>
    <w:rsid w:val="005C33BB"/>
    <w:rsid w:val="005D0D2B"/>
    <w:rsid w:val="005D573F"/>
    <w:rsid w:val="005E186D"/>
    <w:rsid w:val="005E47BE"/>
    <w:rsid w:val="00607043"/>
    <w:rsid w:val="00633437"/>
    <w:rsid w:val="0064183D"/>
    <w:rsid w:val="00641F17"/>
    <w:rsid w:val="006672BF"/>
    <w:rsid w:val="006C6F5D"/>
    <w:rsid w:val="006C7228"/>
    <w:rsid w:val="006D24EB"/>
    <w:rsid w:val="00714A46"/>
    <w:rsid w:val="00730F52"/>
    <w:rsid w:val="00762ED6"/>
    <w:rsid w:val="007935E8"/>
    <w:rsid w:val="007A76C0"/>
    <w:rsid w:val="00801FD3"/>
    <w:rsid w:val="00802759"/>
    <w:rsid w:val="00822E93"/>
    <w:rsid w:val="00832AFA"/>
    <w:rsid w:val="00841C47"/>
    <w:rsid w:val="00852BB1"/>
    <w:rsid w:val="00857F5D"/>
    <w:rsid w:val="00877460"/>
    <w:rsid w:val="0088250C"/>
    <w:rsid w:val="008A516E"/>
    <w:rsid w:val="008D0462"/>
    <w:rsid w:val="008F5A24"/>
    <w:rsid w:val="008F71AA"/>
    <w:rsid w:val="00905874"/>
    <w:rsid w:val="0091044B"/>
    <w:rsid w:val="0092013A"/>
    <w:rsid w:val="00923E61"/>
    <w:rsid w:val="00944BE9"/>
    <w:rsid w:val="00947D22"/>
    <w:rsid w:val="00975FEE"/>
    <w:rsid w:val="00977660"/>
    <w:rsid w:val="009A22EA"/>
    <w:rsid w:val="009A382F"/>
    <w:rsid w:val="009A4776"/>
    <w:rsid w:val="009C74FB"/>
    <w:rsid w:val="009D1337"/>
    <w:rsid w:val="009E1610"/>
    <w:rsid w:val="009F794F"/>
    <w:rsid w:val="00A44DD3"/>
    <w:rsid w:val="00A747D0"/>
    <w:rsid w:val="00A765D8"/>
    <w:rsid w:val="00A87AF9"/>
    <w:rsid w:val="00B12055"/>
    <w:rsid w:val="00B12893"/>
    <w:rsid w:val="00B13DC1"/>
    <w:rsid w:val="00B14A42"/>
    <w:rsid w:val="00B2075D"/>
    <w:rsid w:val="00B673FA"/>
    <w:rsid w:val="00B947BD"/>
    <w:rsid w:val="00BA4693"/>
    <w:rsid w:val="00BB1D5C"/>
    <w:rsid w:val="00BE5AC3"/>
    <w:rsid w:val="00BF72C8"/>
    <w:rsid w:val="00C13F98"/>
    <w:rsid w:val="00C317CB"/>
    <w:rsid w:val="00C47A54"/>
    <w:rsid w:val="00C51116"/>
    <w:rsid w:val="00C56495"/>
    <w:rsid w:val="00C95884"/>
    <w:rsid w:val="00CB4CEE"/>
    <w:rsid w:val="00D2552C"/>
    <w:rsid w:val="00DA185B"/>
    <w:rsid w:val="00DA3AC6"/>
    <w:rsid w:val="00DA50B4"/>
    <w:rsid w:val="00DB3C60"/>
    <w:rsid w:val="00DB4811"/>
    <w:rsid w:val="00DD2356"/>
    <w:rsid w:val="00DF0EF0"/>
    <w:rsid w:val="00E02F80"/>
    <w:rsid w:val="00E03AC2"/>
    <w:rsid w:val="00E15308"/>
    <w:rsid w:val="00E419BA"/>
    <w:rsid w:val="00E468C8"/>
    <w:rsid w:val="00E56F2A"/>
    <w:rsid w:val="00E6389B"/>
    <w:rsid w:val="00EA323C"/>
    <w:rsid w:val="00EC1C92"/>
    <w:rsid w:val="00EF4BEF"/>
    <w:rsid w:val="00F06F90"/>
    <w:rsid w:val="00F16E11"/>
    <w:rsid w:val="00F2535E"/>
    <w:rsid w:val="00F50CC3"/>
    <w:rsid w:val="00F53D4B"/>
    <w:rsid w:val="00F73541"/>
    <w:rsid w:val="00F75EAC"/>
    <w:rsid w:val="00F948BA"/>
    <w:rsid w:val="00FA0989"/>
    <w:rsid w:val="00FC3F84"/>
    <w:rsid w:val="00FD52F5"/>
    <w:rsid w:val="00FF20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81DE761-0EE9-473C-B6D6-D81D9CCF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73FA"/>
    <w:pPr>
      <w:keepNext/>
      <w:keepLines/>
      <w:spacing w:before="480" w:after="0" w:line="360" w:lineRule="auto"/>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ED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62ED6"/>
    <w:rPr>
      <w:rFonts w:eastAsiaTheme="minorEastAsia"/>
      <w:lang w:eastAsia="ja-JP"/>
    </w:rPr>
  </w:style>
  <w:style w:type="character" w:styleId="IntenseEmphasis">
    <w:name w:val="Intense Emphasis"/>
    <w:basedOn w:val="DefaultParagraphFont"/>
    <w:uiPriority w:val="21"/>
    <w:qFormat/>
    <w:rsid w:val="00762ED6"/>
    <w:rPr>
      <w:b/>
      <w:bCs/>
      <w:i/>
      <w:iCs/>
      <w:color w:val="4F81BD" w:themeColor="accent1"/>
    </w:rPr>
  </w:style>
  <w:style w:type="paragraph" w:styleId="BalloonText">
    <w:name w:val="Balloon Text"/>
    <w:basedOn w:val="Normal"/>
    <w:link w:val="BalloonTextChar"/>
    <w:uiPriority w:val="99"/>
    <w:semiHidden/>
    <w:unhideWhenUsed/>
    <w:rsid w:val="00762E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2ED6"/>
    <w:rPr>
      <w:rFonts w:ascii="Tahoma" w:hAnsi="Tahoma" w:cs="Tahoma"/>
      <w:sz w:val="16"/>
      <w:szCs w:val="16"/>
    </w:rPr>
  </w:style>
  <w:style w:type="character" w:customStyle="1" w:styleId="Heading1Char">
    <w:name w:val="Heading 1 Char"/>
    <w:basedOn w:val="DefaultParagraphFont"/>
    <w:link w:val="Heading1"/>
    <w:uiPriority w:val="9"/>
    <w:rsid w:val="00B673F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673FA"/>
    <w:pPr>
      <w:spacing w:after="120" w:line="360" w:lineRule="auto"/>
      <w:ind w:left="720"/>
      <w:contextualSpacing/>
    </w:pPr>
    <w:rPr>
      <w:rFonts w:ascii="Calibri" w:eastAsia="Calibri" w:hAnsi="Calibri" w:cs="Times New Roman"/>
    </w:rPr>
  </w:style>
  <w:style w:type="character" w:styleId="Hyperlink">
    <w:name w:val="Hyperlink"/>
    <w:basedOn w:val="DefaultParagraphFont"/>
    <w:uiPriority w:val="99"/>
    <w:unhideWhenUsed/>
    <w:rsid w:val="001A2F1C"/>
    <w:rPr>
      <w:color w:val="0000FF" w:themeColor="hyperlink"/>
      <w:u w:val="single"/>
    </w:rPr>
  </w:style>
  <w:style w:type="paragraph" w:styleId="Caption">
    <w:name w:val="caption"/>
    <w:basedOn w:val="Normal"/>
    <w:next w:val="Normal"/>
    <w:uiPriority w:val="35"/>
    <w:unhideWhenUsed/>
    <w:qFormat/>
    <w:rsid w:val="001A2F1C"/>
    <w:pPr>
      <w:spacing w:line="240" w:lineRule="auto"/>
    </w:pPr>
    <w:rPr>
      <w:rFonts w:eastAsiaTheme="minorEastAsia"/>
      <w:b/>
      <w:bCs/>
      <w:color w:val="4F81BD" w:themeColor="accent1"/>
      <w:sz w:val="18"/>
      <w:szCs w:val="18"/>
    </w:rPr>
  </w:style>
  <w:style w:type="table" w:styleId="TableGrid">
    <w:name w:val="Table Grid"/>
    <w:basedOn w:val="TableNormal"/>
    <w:uiPriority w:val="59"/>
    <w:rsid w:val="00F75EAC"/>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C511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1116"/>
  </w:style>
  <w:style w:type="paragraph" w:styleId="Footer">
    <w:name w:val="footer"/>
    <w:basedOn w:val="Normal"/>
    <w:link w:val="FooterChar"/>
    <w:uiPriority w:val="99"/>
    <w:unhideWhenUsed/>
    <w:rsid w:val="00C511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1116"/>
  </w:style>
  <w:style w:type="paragraph" w:styleId="Title">
    <w:name w:val="Title"/>
    <w:basedOn w:val="Normal"/>
    <w:next w:val="Normal"/>
    <w:link w:val="TitleChar"/>
    <w:uiPriority w:val="10"/>
    <w:qFormat/>
    <w:rsid w:val="00C511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1116"/>
    <w:rPr>
      <w:rFonts w:asciiTheme="majorHAnsi" w:eastAsiaTheme="majorEastAsia" w:hAnsiTheme="majorHAnsi" w:cstheme="majorBidi"/>
      <w:color w:val="17365D" w:themeColor="text2" w:themeShade="BF"/>
      <w:spacing w:val="5"/>
      <w:kern w:val="28"/>
      <w:sz w:val="52"/>
      <w:szCs w:val="52"/>
    </w:rPr>
  </w:style>
  <w:style w:type="character" w:styleId="FollowedHyperlink">
    <w:name w:val="FollowedHyperlink"/>
    <w:basedOn w:val="DefaultParagraphFont"/>
    <w:uiPriority w:val="99"/>
    <w:semiHidden/>
    <w:unhideWhenUsed/>
    <w:rsid w:val="00E419B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39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docs.motechproject.org/en/latest/development/archetype.html"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addons.mozilla.org/en-US/firefox/addon/restclient/" TargetMode="External"/><Relationship Id="rId7" Type="http://schemas.openxmlformats.org/officeDocument/2006/relationships/image" Target="media/image2.png"/><Relationship Id="rId12" Type="http://schemas.openxmlformats.org/officeDocument/2006/relationships/hyperlink" Target="http://docs.motechproject.org/en/latest/demos/hello_world.html"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hrome.google.com/webstore/detail/advanced-rest-client/hgmloofddffdnphfgcellkdfbfbjelo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docs.motechproject.org/en/latest/architecture/core_architecture.html" TargetMode="External"/><Relationship Id="rId14" Type="http://schemas.openxmlformats.org/officeDocument/2006/relationships/image" Target="media/image6.png"/><Relationship Id="rId22"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Pages>13</Pages>
  <Words>2012</Words>
  <Characters>11473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MOTECH-OpenXC Integration – ‘OpenXC Data Interface Module’</vt:lpstr>
    </vt:vector>
  </TitlesOfParts>
  <Company>HCL Technologies Ltd.</Company>
  <LinksUpToDate>false</LinksUpToDate>
  <CharactersWithSpaces>13459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MOTECH-OpenXC Integration – ‘OpenXC Data Interface Module’</dc:title>
  <dc:creator>Gousia Lucy</dc:creator>
  <cp:lastModifiedBy>Vipin Rajput</cp:lastModifiedBy>
  <cp:revision>48</cp:revision>
  <dcterms:created xsi:type="dcterms:W3CDTF">2014-10-22T07:22:00Z</dcterms:created>
  <dcterms:modified xsi:type="dcterms:W3CDTF">2016-07-26T07:16:00Z</dcterms:modified>
</cp:coreProperties>
</file>